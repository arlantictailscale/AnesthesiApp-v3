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01758" w14:textId="77777777" w:rsidR="000B14CA" w:rsidRPr="004B09F2" w:rsidRDefault="000B14CA" w:rsidP="000B14CA">
      <w:pPr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 w:rsidRPr="004B09F2">
        <w:rPr>
          <w:rFonts w:ascii="Arial" w:hAnsi="Arial" w:cs="Arial"/>
          <w:b/>
          <w:lang w:val="en-US"/>
        </w:rPr>
        <w:t xml:space="preserve">SOAL UJIAN </w:t>
      </w:r>
      <w:r w:rsidRPr="004B09F2">
        <w:rPr>
          <w:rFonts w:ascii="Arial" w:hAnsi="Arial" w:cs="Arial"/>
          <w:b/>
        </w:rPr>
        <w:t>OSCE STATION</w:t>
      </w:r>
      <w:r w:rsidRPr="004B09F2">
        <w:rPr>
          <w:rFonts w:ascii="Arial" w:hAnsi="Arial" w:cs="Arial"/>
          <w:b/>
          <w:lang w:val="en-US"/>
        </w:rPr>
        <w:t xml:space="preserve"> </w:t>
      </w:r>
      <w:r w:rsidRPr="004B09F2">
        <w:rPr>
          <w:rFonts w:ascii="Arial" w:eastAsia="Times New Roman" w:hAnsi="Arial" w:cs="Arial"/>
          <w:b/>
        </w:rPr>
        <w:t>ANESTESIA PADA PROSEDUR INVASIF MINIMAL</w:t>
      </w:r>
    </w:p>
    <w:p w14:paraId="29AC6675" w14:textId="77777777" w:rsidR="000B14CA" w:rsidRPr="005511E5" w:rsidRDefault="000B14CA" w:rsidP="000B14CA">
      <w:pPr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440"/>
        <w:gridCol w:w="5897"/>
        <w:gridCol w:w="1474"/>
      </w:tblGrid>
      <w:tr w:rsidR="000B14CA" w:rsidRPr="005511E5" w14:paraId="7DD466CF" w14:textId="77777777" w:rsidTr="00F054C5">
        <w:tc>
          <w:tcPr>
            <w:tcW w:w="511" w:type="dxa"/>
          </w:tcPr>
          <w:p w14:paraId="55E36806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1.</w:t>
            </w:r>
          </w:p>
        </w:tc>
        <w:tc>
          <w:tcPr>
            <w:tcW w:w="1440" w:type="dxa"/>
          </w:tcPr>
          <w:p w14:paraId="101AA000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No. station</w:t>
            </w:r>
          </w:p>
        </w:tc>
        <w:tc>
          <w:tcPr>
            <w:tcW w:w="7371" w:type="dxa"/>
            <w:gridSpan w:val="2"/>
          </w:tcPr>
          <w:p w14:paraId="6878D01A" w14:textId="77777777" w:rsidR="000B14CA" w:rsidRPr="005511E5" w:rsidRDefault="00432EB5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</w:t>
            </w:r>
          </w:p>
        </w:tc>
      </w:tr>
      <w:tr w:rsidR="000B14CA" w:rsidRPr="005511E5" w14:paraId="4D779229" w14:textId="77777777" w:rsidTr="00F054C5">
        <w:tc>
          <w:tcPr>
            <w:tcW w:w="511" w:type="dxa"/>
          </w:tcPr>
          <w:p w14:paraId="58790C95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2.</w:t>
            </w:r>
          </w:p>
        </w:tc>
        <w:tc>
          <w:tcPr>
            <w:tcW w:w="1440" w:type="dxa"/>
          </w:tcPr>
          <w:p w14:paraId="36E493DC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Judul station</w:t>
            </w:r>
          </w:p>
        </w:tc>
        <w:tc>
          <w:tcPr>
            <w:tcW w:w="7371" w:type="dxa"/>
            <w:gridSpan w:val="2"/>
          </w:tcPr>
          <w:p w14:paraId="7A092FB1" w14:textId="77777777" w:rsidR="000B14CA" w:rsidRPr="000B14CA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</w:t>
            </w:r>
            <w:r>
              <w:rPr>
                <w:rFonts w:ascii="Arial" w:hAnsi="Arial" w:cs="Arial"/>
              </w:rPr>
              <w:t>aparos</w:t>
            </w:r>
            <w:r>
              <w:rPr>
                <w:rFonts w:ascii="Arial" w:hAnsi="Arial" w:cs="Arial"/>
                <w:lang w:val="en-US"/>
              </w:rPr>
              <w:t>kopi appendiktomi</w:t>
            </w:r>
          </w:p>
        </w:tc>
      </w:tr>
      <w:tr w:rsidR="000B14CA" w:rsidRPr="005511E5" w14:paraId="0015660F" w14:textId="77777777" w:rsidTr="00F054C5">
        <w:tc>
          <w:tcPr>
            <w:tcW w:w="511" w:type="dxa"/>
          </w:tcPr>
          <w:p w14:paraId="7F2F0848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3.</w:t>
            </w:r>
          </w:p>
        </w:tc>
        <w:tc>
          <w:tcPr>
            <w:tcW w:w="1440" w:type="dxa"/>
          </w:tcPr>
          <w:p w14:paraId="4A5DA6BF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Waktu yang dibutuhkan</w:t>
            </w:r>
          </w:p>
        </w:tc>
        <w:tc>
          <w:tcPr>
            <w:tcW w:w="7371" w:type="dxa"/>
            <w:gridSpan w:val="2"/>
          </w:tcPr>
          <w:p w14:paraId="05D2B925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20 menit</w:t>
            </w:r>
          </w:p>
        </w:tc>
      </w:tr>
      <w:tr w:rsidR="000B14CA" w:rsidRPr="005511E5" w14:paraId="062B03C1" w14:textId="77777777" w:rsidTr="00F054C5">
        <w:tc>
          <w:tcPr>
            <w:tcW w:w="511" w:type="dxa"/>
          </w:tcPr>
          <w:p w14:paraId="4FF907F8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4.</w:t>
            </w:r>
          </w:p>
        </w:tc>
        <w:tc>
          <w:tcPr>
            <w:tcW w:w="1440" w:type="dxa"/>
          </w:tcPr>
          <w:p w14:paraId="1FB3899E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Tujuan station</w:t>
            </w:r>
          </w:p>
        </w:tc>
        <w:tc>
          <w:tcPr>
            <w:tcW w:w="7371" w:type="dxa"/>
            <w:gridSpan w:val="2"/>
          </w:tcPr>
          <w:p w14:paraId="45B32F51" w14:textId="77777777" w:rsidR="000B14CA" w:rsidRPr="00C059DC" w:rsidRDefault="000B14CA" w:rsidP="00C059DC">
            <w:pPr>
              <w:spacing w:after="0"/>
              <w:jc w:val="both"/>
              <w:rPr>
                <w:rFonts w:ascii="Arial" w:hAnsi="Arial" w:cs="Arial"/>
              </w:rPr>
            </w:pPr>
            <w:r w:rsidRPr="00C059DC">
              <w:rPr>
                <w:rFonts w:ascii="Arial" w:hAnsi="Arial" w:cs="Arial"/>
              </w:rPr>
              <w:t xml:space="preserve">Menilai kemampuan evaluasi </w:t>
            </w:r>
            <w:r w:rsidR="00432EB5" w:rsidRPr="00C059DC">
              <w:rPr>
                <w:rFonts w:ascii="Arial" w:hAnsi="Arial" w:cs="Arial"/>
              </w:rPr>
              <w:t>p</w:t>
            </w:r>
            <w:r w:rsidRPr="00C059DC">
              <w:rPr>
                <w:rFonts w:ascii="Arial" w:hAnsi="Arial" w:cs="Arial"/>
              </w:rPr>
              <w:t xml:space="preserve">ra anestesia, </w:t>
            </w:r>
            <w:r w:rsidR="00432EB5" w:rsidRPr="00C059DC">
              <w:rPr>
                <w:rFonts w:ascii="Arial" w:hAnsi="Arial" w:cs="Arial"/>
              </w:rPr>
              <w:t>d</w:t>
            </w:r>
            <w:r w:rsidRPr="00C059DC">
              <w:rPr>
                <w:rFonts w:ascii="Arial" w:hAnsi="Arial" w:cs="Arial"/>
              </w:rPr>
              <w:t xml:space="preserve">iagnosis dan problem aktual – potensial, </w:t>
            </w:r>
            <w:r w:rsidR="00432EB5" w:rsidRPr="00C059DC">
              <w:rPr>
                <w:rFonts w:ascii="Arial" w:hAnsi="Arial" w:cs="Arial"/>
              </w:rPr>
              <w:t>k</w:t>
            </w:r>
            <w:r w:rsidRPr="00C059DC">
              <w:rPr>
                <w:rFonts w:ascii="Arial" w:hAnsi="Arial" w:cs="Arial"/>
              </w:rPr>
              <w:t>eterampilan klinis,</w:t>
            </w:r>
            <w:r w:rsidR="00432EB5" w:rsidRPr="00C059DC">
              <w:rPr>
                <w:rFonts w:ascii="Arial" w:hAnsi="Arial" w:cs="Arial"/>
              </w:rPr>
              <w:t xml:space="preserve"> m</w:t>
            </w:r>
            <w:r w:rsidRPr="00C059DC">
              <w:rPr>
                <w:rFonts w:ascii="Arial" w:hAnsi="Arial" w:cs="Arial"/>
              </w:rPr>
              <w:t xml:space="preserve">onitoring dan manajemen penyulit, </w:t>
            </w:r>
            <w:r w:rsidR="00432EB5" w:rsidRPr="00C059DC">
              <w:rPr>
                <w:rFonts w:ascii="Arial" w:hAnsi="Arial" w:cs="Arial"/>
              </w:rPr>
              <w:t>serta k</w:t>
            </w:r>
            <w:r w:rsidRPr="00C059DC">
              <w:rPr>
                <w:rFonts w:ascii="Arial" w:hAnsi="Arial" w:cs="Arial"/>
              </w:rPr>
              <w:t>omunikasi, edukasi dan profesionalisme</w:t>
            </w:r>
          </w:p>
        </w:tc>
      </w:tr>
      <w:tr w:rsidR="000B14CA" w:rsidRPr="005511E5" w14:paraId="71B332DA" w14:textId="77777777" w:rsidTr="00F054C5">
        <w:tc>
          <w:tcPr>
            <w:tcW w:w="511" w:type="dxa"/>
          </w:tcPr>
          <w:p w14:paraId="3B3BC7F9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5.</w:t>
            </w:r>
          </w:p>
        </w:tc>
        <w:tc>
          <w:tcPr>
            <w:tcW w:w="1440" w:type="dxa"/>
          </w:tcPr>
          <w:p w14:paraId="7F737285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Kompetensi</w:t>
            </w:r>
          </w:p>
        </w:tc>
        <w:tc>
          <w:tcPr>
            <w:tcW w:w="7371" w:type="dxa"/>
            <w:gridSpan w:val="2"/>
          </w:tcPr>
          <w:p w14:paraId="0AFD5B12" w14:textId="4587CF7D" w:rsidR="000B14CA" w:rsidRPr="000B14CA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0B14CA">
              <w:rPr>
                <w:rFonts w:ascii="Arial" w:hAnsi="Arial" w:cs="Arial"/>
                <w:b/>
              </w:rPr>
              <w:t>Evaluasi Pra Anestesi</w:t>
            </w:r>
          </w:p>
          <w:p w14:paraId="349B73AB" w14:textId="0108B156" w:rsidR="000B14CA" w:rsidRPr="000B14CA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0B14CA">
              <w:rPr>
                <w:rFonts w:ascii="Arial" w:hAnsi="Arial" w:cs="Arial"/>
                <w:b/>
              </w:rPr>
              <w:t xml:space="preserve">Diagnosis </w:t>
            </w:r>
            <w:r w:rsidR="0095684A">
              <w:rPr>
                <w:rFonts w:ascii="Arial" w:hAnsi="Arial" w:cs="Arial"/>
                <w:b/>
              </w:rPr>
              <w:t>d</w:t>
            </w:r>
            <w:r w:rsidRPr="000B14CA">
              <w:rPr>
                <w:rFonts w:ascii="Arial" w:hAnsi="Arial" w:cs="Arial"/>
                <w:b/>
              </w:rPr>
              <w:t>an Problem Aktual – Potensial</w:t>
            </w:r>
          </w:p>
          <w:p w14:paraId="4AB12E74" w14:textId="77777777" w:rsidR="000B14CA" w:rsidRPr="00036FE3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036FE3">
              <w:rPr>
                <w:rFonts w:ascii="Arial" w:hAnsi="Arial" w:cs="Arial"/>
              </w:rPr>
              <w:t>Rencana Tindakan Anestesi</w:t>
            </w:r>
            <w:r w:rsidRPr="00036FE3">
              <w:rPr>
                <w:rFonts w:ascii="Arial" w:hAnsi="Arial" w:cs="Arial"/>
              </w:rPr>
              <w:tab/>
            </w:r>
          </w:p>
          <w:p w14:paraId="0A4FEEFC" w14:textId="77777777" w:rsidR="000B14CA" w:rsidRPr="000B14CA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0B14CA">
              <w:rPr>
                <w:rFonts w:ascii="Arial" w:hAnsi="Arial" w:cs="Arial"/>
                <w:b/>
              </w:rPr>
              <w:t>Keterampilan Klinis</w:t>
            </w:r>
          </w:p>
          <w:p w14:paraId="37900108" w14:textId="77777777" w:rsidR="000B14CA" w:rsidRPr="000B14CA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0B14CA">
              <w:rPr>
                <w:rFonts w:ascii="Arial" w:hAnsi="Arial" w:cs="Arial"/>
                <w:b/>
              </w:rPr>
              <w:t>Monitoring dan manajemen penyulit</w:t>
            </w:r>
          </w:p>
          <w:p w14:paraId="2A844E53" w14:textId="062FBE70" w:rsidR="000B14CA" w:rsidRPr="004B09F2" w:rsidRDefault="000B14CA" w:rsidP="00F054C5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4B09F2">
              <w:rPr>
                <w:rFonts w:ascii="Arial" w:hAnsi="Arial" w:cs="Arial"/>
              </w:rPr>
              <w:t>Manajemen Pasca Anestesi</w:t>
            </w:r>
          </w:p>
          <w:p w14:paraId="30BD8565" w14:textId="2F6A8B30" w:rsidR="000B14CA" w:rsidRPr="005511E5" w:rsidRDefault="000B14CA" w:rsidP="0095684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B14CA">
              <w:rPr>
                <w:rFonts w:ascii="Arial" w:hAnsi="Arial" w:cs="Arial"/>
                <w:b/>
              </w:rPr>
              <w:t xml:space="preserve">Komunikasi, Edukasi </w:t>
            </w:r>
            <w:r w:rsidR="0095684A">
              <w:rPr>
                <w:rFonts w:ascii="Arial" w:hAnsi="Arial" w:cs="Arial"/>
                <w:b/>
              </w:rPr>
              <w:t>d</w:t>
            </w:r>
            <w:r w:rsidRPr="000B14CA">
              <w:rPr>
                <w:rFonts w:ascii="Arial" w:hAnsi="Arial" w:cs="Arial"/>
                <w:b/>
              </w:rPr>
              <w:t>an Profesionalisme</w:t>
            </w:r>
          </w:p>
        </w:tc>
      </w:tr>
      <w:tr w:rsidR="000B14CA" w:rsidRPr="005511E5" w14:paraId="219FF059" w14:textId="77777777" w:rsidTr="00F054C5">
        <w:tc>
          <w:tcPr>
            <w:tcW w:w="511" w:type="dxa"/>
          </w:tcPr>
          <w:p w14:paraId="02B2DA1F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440" w:type="dxa"/>
          </w:tcPr>
          <w:p w14:paraId="226693BB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Kategori</w:t>
            </w:r>
          </w:p>
        </w:tc>
        <w:tc>
          <w:tcPr>
            <w:tcW w:w="7371" w:type="dxa"/>
            <w:gridSpan w:val="2"/>
          </w:tcPr>
          <w:p w14:paraId="543E36D0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1" w:author="Microsoft Office User" w:date="2017-10-08T08:39:00Z"/>
                <w:rFonts w:ascii="Arial" w:eastAsia="Times New Roman" w:hAnsi="Arial" w:cs="Arial"/>
                <w:color w:val="000000" w:themeColor="text1"/>
              </w:rPr>
            </w:pPr>
            <w:ins w:id="2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</w:rPr>
                <w:t>Anestesia Obstetrik</w:t>
              </w:r>
            </w:ins>
          </w:p>
          <w:p w14:paraId="71C9BE26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3" w:author="Microsoft Office User" w:date="2017-10-08T08:39:00Z"/>
                <w:rFonts w:ascii="Arial" w:eastAsia="Times New Roman" w:hAnsi="Arial" w:cs="Arial"/>
                <w:color w:val="000000" w:themeColor="text1"/>
                <w:rPrChange w:id="4" w:author="Microsoft Office User" w:date="2017-10-08T10:27:00Z">
                  <w:rPr>
                    <w:ins w:id="5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6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7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Bedah Saraf</w:t>
              </w:r>
            </w:ins>
          </w:p>
          <w:p w14:paraId="6390A9EB" w14:textId="40938891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8" w:author="Microsoft Office User" w:date="2017-10-08T08:39:00Z"/>
                <w:rFonts w:ascii="Arial" w:eastAsia="Times New Roman" w:hAnsi="Arial" w:cs="Arial"/>
                <w:color w:val="000000" w:themeColor="text1"/>
                <w:rPrChange w:id="9" w:author="Microsoft Office User" w:date="2017-10-08T10:27:00Z">
                  <w:rPr>
                    <w:ins w:id="10" w:author="Microsoft Office User" w:date="2017-10-08T08:39:00Z"/>
                    <w:rFonts w:ascii="Arial" w:eastAsia="Times New Roman" w:hAnsi="Arial" w:cs="Arial"/>
                    <w:b/>
                  </w:rPr>
                </w:rPrChange>
              </w:rPr>
            </w:pPr>
            <w:ins w:id="11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12" w:author="Microsoft Office User" w:date="2017-10-08T10:27:00Z">
                    <w:rPr>
                      <w:rFonts w:ascii="Arial" w:eastAsia="Times New Roman" w:hAnsi="Arial" w:cs="Arial"/>
                      <w:b/>
                    </w:rPr>
                  </w:rPrChange>
                </w:rPr>
                <w:t xml:space="preserve">Anestesia Regional </w:t>
              </w:r>
            </w:ins>
            <w:r w:rsidR="0095684A">
              <w:rPr>
                <w:rFonts w:ascii="Arial" w:eastAsia="Times New Roman" w:hAnsi="Arial" w:cs="Arial"/>
                <w:color w:val="000000" w:themeColor="text1"/>
              </w:rPr>
              <w:t>d</w:t>
            </w:r>
            <w:ins w:id="13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14" w:author="Microsoft Office User" w:date="2017-10-08T10:27:00Z">
                    <w:rPr>
                      <w:rFonts w:ascii="Arial" w:eastAsia="Times New Roman" w:hAnsi="Arial" w:cs="Arial"/>
                      <w:b/>
                    </w:rPr>
                  </w:rPrChange>
                </w:rPr>
                <w:t>an Manajemen Nyeri</w:t>
              </w:r>
            </w:ins>
          </w:p>
          <w:p w14:paraId="3FD38EC9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15" w:author="Microsoft Office User" w:date="2017-10-08T08:39:00Z"/>
                <w:rFonts w:ascii="Arial" w:eastAsia="Times New Roman" w:hAnsi="Arial" w:cs="Arial"/>
                <w:color w:val="000000" w:themeColor="text1"/>
                <w:rPrChange w:id="16" w:author="Microsoft Office User" w:date="2017-10-08T10:27:00Z">
                  <w:rPr>
                    <w:ins w:id="17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18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19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Bedah Toraks</w:t>
              </w:r>
            </w:ins>
          </w:p>
          <w:p w14:paraId="32199CDF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20" w:author="Microsoft Office User" w:date="2017-10-08T08:39:00Z"/>
                <w:rFonts w:ascii="Arial" w:eastAsia="Times New Roman" w:hAnsi="Arial" w:cs="Arial"/>
                <w:color w:val="000000" w:themeColor="text1"/>
              </w:rPr>
            </w:pPr>
            <w:ins w:id="21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</w:rPr>
                <w:t>Anestesia Pediatrik</w:t>
              </w:r>
            </w:ins>
          </w:p>
          <w:p w14:paraId="1BA3E76A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22" w:author="Microsoft Office User" w:date="2017-10-08T08:39:00Z"/>
                <w:rFonts w:ascii="Arial" w:eastAsia="Times New Roman" w:hAnsi="Arial" w:cs="Arial"/>
                <w:color w:val="000000" w:themeColor="text1"/>
                <w:rPrChange w:id="23" w:author="Microsoft Office User" w:date="2017-10-08T10:27:00Z">
                  <w:rPr>
                    <w:ins w:id="24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25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26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Kegawatdaruratan</w:t>
              </w:r>
            </w:ins>
          </w:p>
          <w:p w14:paraId="79F17D29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27" w:author="Microsoft Office User" w:date="2017-10-08T08:39:00Z"/>
                <w:rFonts w:ascii="Arial" w:eastAsia="Times New Roman" w:hAnsi="Arial" w:cs="Arial"/>
                <w:color w:val="000000" w:themeColor="text1"/>
                <w:rPrChange w:id="28" w:author="Microsoft Office User" w:date="2017-10-08T10:27:00Z">
                  <w:rPr>
                    <w:ins w:id="29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30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31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Urologi</w:t>
              </w:r>
            </w:ins>
          </w:p>
          <w:p w14:paraId="405B7BD1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32" w:author="Microsoft Office User" w:date="2017-10-08T08:39:00Z"/>
                <w:rFonts w:ascii="Arial" w:eastAsia="Times New Roman" w:hAnsi="Arial" w:cs="Arial"/>
                <w:color w:val="000000" w:themeColor="text1"/>
                <w:rPrChange w:id="33" w:author="Microsoft Office User" w:date="2017-10-08T10:27:00Z">
                  <w:rPr>
                    <w:ins w:id="34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35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36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Untuk Penyakit Penyakit Khusus (Endokrin, Metabolik, Penyulit Kardiovaskular)</w:t>
              </w:r>
            </w:ins>
          </w:p>
          <w:p w14:paraId="10A9C663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37" w:author="Microsoft Office User" w:date="2017-10-08T08:39:00Z"/>
                <w:rFonts w:ascii="Arial" w:eastAsia="Times New Roman" w:hAnsi="Arial" w:cs="Arial"/>
                <w:color w:val="000000" w:themeColor="text1"/>
                <w:rPrChange w:id="38" w:author="Microsoft Office User" w:date="2017-10-08T10:27:00Z">
                  <w:rPr>
                    <w:ins w:id="39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40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41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Bedah Kepala Leher</w:t>
              </w:r>
            </w:ins>
          </w:p>
          <w:p w14:paraId="5C2C860D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42" w:author="Microsoft Office User" w:date="2017-10-08T08:39:00Z"/>
                <w:rFonts w:ascii="Arial" w:eastAsia="Times New Roman" w:hAnsi="Arial" w:cs="Arial"/>
                <w:color w:val="000000" w:themeColor="text1"/>
                <w:rPrChange w:id="43" w:author="Microsoft Office User" w:date="2017-10-08T10:27:00Z">
                  <w:rPr>
                    <w:ins w:id="44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45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46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Anestesia Bedah Rawat Jalan / Luar Kamar Bedah</w:t>
              </w:r>
            </w:ins>
          </w:p>
          <w:p w14:paraId="331F8281" w14:textId="77777777" w:rsidR="00432EB5" w:rsidRPr="00432EB5" w:rsidRDefault="00432EB5" w:rsidP="0095684A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ins w:id="47" w:author="Microsoft Office User" w:date="2017-10-08T08:39:00Z"/>
                <w:rFonts w:ascii="Arial" w:eastAsia="Times New Roman" w:hAnsi="Arial" w:cs="Arial"/>
                <w:b/>
                <w:color w:val="000000" w:themeColor="text1"/>
                <w:rPrChange w:id="48" w:author="Microsoft Office User" w:date="2017-10-08T10:27:00Z">
                  <w:rPr>
                    <w:ins w:id="49" w:author="Microsoft Office User" w:date="2017-10-08T08:39:00Z"/>
                    <w:rFonts w:ascii="Arial" w:eastAsia="Times New Roman" w:hAnsi="Arial" w:cs="Arial"/>
                  </w:rPr>
                </w:rPrChange>
              </w:rPr>
            </w:pPr>
            <w:ins w:id="50" w:author="Microsoft Office User" w:date="2017-10-08T08:39:00Z">
              <w:r w:rsidRPr="00432EB5">
                <w:rPr>
                  <w:rFonts w:ascii="Arial" w:eastAsia="Times New Roman" w:hAnsi="Arial" w:cs="Arial"/>
                  <w:b/>
                  <w:color w:val="000000" w:themeColor="text1"/>
                  <w:rPrChange w:id="51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 xml:space="preserve">Anestesia Pada Prosedur Invasif Minimal </w:t>
              </w:r>
            </w:ins>
          </w:p>
          <w:p w14:paraId="5ADE6A46" w14:textId="77777777" w:rsidR="000B14CA" w:rsidRPr="00F054C5" w:rsidRDefault="00432EB5" w:rsidP="0095684A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Arial" w:eastAsia="Times New Roman" w:hAnsi="Arial" w:cs="Arial"/>
                <w:color w:val="FF0000"/>
              </w:rPr>
            </w:pPr>
            <w:ins w:id="52" w:author="Microsoft Office User" w:date="2017-10-08T08:39:00Z">
              <w:r w:rsidRPr="00432EB5">
                <w:rPr>
                  <w:rFonts w:ascii="Arial" w:eastAsia="Times New Roman" w:hAnsi="Arial" w:cs="Arial"/>
                  <w:color w:val="000000" w:themeColor="text1"/>
                  <w:rPrChange w:id="53" w:author="Microsoft Office User" w:date="2017-10-08T10:27:00Z">
                    <w:rPr>
                      <w:rFonts w:ascii="Arial" w:eastAsia="Times New Roman" w:hAnsi="Arial" w:cs="Arial"/>
                    </w:rPr>
                  </w:rPrChange>
                </w:rPr>
                <w:t>Terapi Intensif</w:t>
              </w:r>
            </w:ins>
          </w:p>
        </w:tc>
      </w:tr>
      <w:tr w:rsidR="000B14CA" w:rsidRPr="005511E5" w14:paraId="4FA30556" w14:textId="77777777" w:rsidTr="00F054C5">
        <w:tc>
          <w:tcPr>
            <w:tcW w:w="511" w:type="dxa"/>
          </w:tcPr>
          <w:p w14:paraId="0FD455E9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7.</w:t>
            </w:r>
          </w:p>
        </w:tc>
        <w:tc>
          <w:tcPr>
            <w:tcW w:w="1440" w:type="dxa"/>
          </w:tcPr>
          <w:p w14:paraId="5FF07B5F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371" w:type="dxa"/>
            <w:gridSpan w:val="2"/>
          </w:tcPr>
          <w:p w14:paraId="27B9E067" w14:textId="6D5757F0" w:rsidR="000B14CA" w:rsidRPr="005511E5" w:rsidRDefault="00C059DC" w:rsidP="00F054C5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Skenario Klinik</w:t>
            </w:r>
            <w:r w:rsidR="000B14CA" w:rsidRPr="005511E5">
              <w:rPr>
                <w:rFonts w:ascii="Arial" w:hAnsi="Arial" w:cs="Arial"/>
                <w:b/>
              </w:rPr>
              <w:t>:</w:t>
            </w:r>
          </w:p>
          <w:p w14:paraId="20E290AF" w14:textId="1424111D" w:rsidR="00770365" w:rsidRPr="005511E5" w:rsidRDefault="000B14CA" w:rsidP="00C059DC">
            <w:pPr>
              <w:spacing w:after="0" w:line="240" w:lineRule="auto"/>
              <w:ind w:hanging="4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Seorang laki-laki 34 tahun</w:t>
            </w:r>
            <w:r w:rsidR="0095684A">
              <w:rPr>
                <w:rFonts w:ascii="Arial" w:hAnsi="Arial" w:cs="Arial"/>
              </w:rPr>
              <w:t>,</w:t>
            </w:r>
            <w:r w:rsidRPr="005511E5">
              <w:rPr>
                <w:rFonts w:ascii="Arial" w:hAnsi="Arial" w:cs="Arial"/>
              </w:rPr>
              <w:t xml:space="preserve"> </w:t>
            </w:r>
            <w:r w:rsidR="0095684A">
              <w:rPr>
                <w:rFonts w:ascii="Arial" w:hAnsi="Arial" w:cs="Arial"/>
              </w:rPr>
              <w:t>didiagnosis dengan a</w:t>
            </w:r>
            <w:r w:rsidRPr="005511E5">
              <w:rPr>
                <w:rFonts w:ascii="Arial" w:hAnsi="Arial" w:cs="Arial"/>
              </w:rPr>
              <w:t xml:space="preserve">ppendisitis akut yang akan dilakukan operasi </w:t>
            </w:r>
            <w:r w:rsidR="00770365">
              <w:rPr>
                <w:rFonts w:ascii="Arial" w:hAnsi="Arial" w:cs="Arial"/>
                <w:lang w:val="en-US"/>
              </w:rPr>
              <w:t>laparoskopi appendiktomi</w:t>
            </w:r>
            <w:r w:rsidR="0095684A">
              <w:rPr>
                <w:rFonts w:ascii="Arial" w:hAnsi="Arial" w:cs="Arial"/>
                <w:lang w:val="en-US"/>
              </w:rPr>
              <w:t xml:space="preserve"> emergensi</w:t>
            </w:r>
            <w:r w:rsidRPr="005511E5">
              <w:rPr>
                <w:rFonts w:ascii="Arial" w:hAnsi="Arial" w:cs="Arial"/>
              </w:rPr>
              <w:t xml:space="preserve">. </w:t>
            </w:r>
          </w:p>
          <w:p w14:paraId="2ED54512" w14:textId="77777777" w:rsidR="000B14CA" w:rsidRPr="00CD1CB6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46C77F8E" w14:textId="77777777" w:rsidR="00D11295" w:rsidRPr="00D11295" w:rsidRDefault="00D11295" w:rsidP="00F054C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6E755761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 xml:space="preserve">Instruksi untuk peserta: </w:t>
            </w:r>
          </w:p>
          <w:p w14:paraId="26A61A8D" w14:textId="56D40663" w:rsidR="000B14CA" w:rsidRPr="00505374" w:rsidRDefault="0095684A" w:rsidP="007641C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1" w:hanging="31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Lakukan evaluasi pre anestesi!</w:t>
            </w:r>
          </w:p>
          <w:p w14:paraId="4D5565DE" w14:textId="04B594EA" w:rsidR="00770365" w:rsidRPr="00770365" w:rsidRDefault="0095684A" w:rsidP="007641C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1" w:hanging="31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Sebutkan </w:t>
            </w:r>
            <w:r w:rsidR="00F65981" w:rsidRPr="00505374">
              <w:rPr>
                <w:rFonts w:ascii="Arial" w:hAnsi="Arial" w:cs="Arial"/>
              </w:rPr>
              <w:t>problem</w:t>
            </w:r>
            <w:r w:rsidR="00F65981" w:rsidRPr="00505374">
              <w:rPr>
                <w:rFonts w:ascii="Arial" w:hAnsi="Arial" w:cs="Arial"/>
                <w:lang w:val="en-US"/>
              </w:rPr>
              <w:t xml:space="preserve"> aktual</w:t>
            </w:r>
            <w:r w:rsidR="00F65981" w:rsidRPr="0050537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- </w:t>
            </w:r>
            <w:r w:rsidR="00F65981" w:rsidRPr="00505374">
              <w:rPr>
                <w:rFonts w:ascii="Arial" w:hAnsi="Arial" w:cs="Arial"/>
              </w:rPr>
              <w:t xml:space="preserve">potensial </w:t>
            </w:r>
            <w:r>
              <w:rPr>
                <w:rFonts w:ascii="Arial" w:hAnsi="Arial" w:cs="Arial"/>
              </w:rPr>
              <w:t>pada kasus!</w:t>
            </w:r>
          </w:p>
          <w:p w14:paraId="6031DCE6" w14:textId="01ABBE83" w:rsidR="00F65981" w:rsidRPr="00F65981" w:rsidRDefault="00101965" w:rsidP="007641C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1" w:hanging="31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Lakukan</w:t>
            </w:r>
            <w:r w:rsidR="00505374">
              <w:rPr>
                <w:rFonts w:ascii="Arial" w:hAnsi="Arial" w:cs="Arial"/>
              </w:rPr>
              <w:t xml:space="preserve"> </w:t>
            </w:r>
            <w:r w:rsidR="00AE3E4E">
              <w:rPr>
                <w:rFonts w:ascii="Arial" w:hAnsi="Arial" w:cs="Arial"/>
              </w:rPr>
              <w:t>manajem</w:t>
            </w:r>
            <w:r>
              <w:rPr>
                <w:rFonts w:ascii="Arial" w:hAnsi="Arial" w:cs="Arial"/>
              </w:rPr>
              <w:t>en anestesi pada kasus tersebut berupa anestesi umum dengan intubasi!</w:t>
            </w:r>
          </w:p>
          <w:p w14:paraId="73F448EE" w14:textId="053D7C04" w:rsidR="000B14CA" w:rsidRPr="00F65981" w:rsidRDefault="00F65981" w:rsidP="007641C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1" w:hanging="311"/>
              <w:jc w:val="both"/>
              <w:rPr>
                <w:rFonts w:ascii="Arial" w:hAnsi="Arial" w:cs="Arial"/>
              </w:rPr>
            </w:pPr>
            <w:r w:rsidRPr="00F65981">
              <w:rPr>
                <w:rFonts w:ascii="Arial" w:hAnsi="Arial" w:cs="Arial"/>
              </w:rPr>
              <w:t xml:space="preserve">Durante operasi didapatkan </w:t>
            </w:r>
            <w:r w:rsidR="009E5208">
              <w:rPr>
                <w:rFonts w:ascii="Arial" w:hAnsi="Arial" w:cs="Arial"/>
              </w:rPr>
              <w:t xml:space="preserve">kecenderungan </w:t>
            </w:r>
            <w:r w:rsidR="004B4025">
              <w:rPr>
                <w:rFonts w:ascii="Arial" w:hAnsi="Arial" w:cs="Arial"/>
              </w:rPr>
              <w:t>denyut jantung</w:t>
            </w:r>
            <w:r w:rsidRPr="00F65981">
              <w:rPr>
                <w:rFonts w:ascii="Arial" w:hAnsi="Arial" w:cs="Arial"/>
                <w:vertAlign w:val="subscript"/>
              </w:rPr>
              <w:t xml:space="preserve"> </w:t>
            </w:r>
            <w:r w:rsidR="004B4025">
              <w:rPr>
                <w:rFonts w:ascii="Arial" w:hAnsi="Arial" w:cs="Arial"/>
              </w:rPr>
              <w:t>menurun</w:t>
            </w:r>
            <w:r>
              <w:rPr>
                <w:rFonts w:ascii="Arial" w:hAnsi="Arial" w:cs="Arial"/>
                <w:lang w:val="en-US"/>
              </w:rPr>
              <w:t xml:space="preserve">, </w:t>
            </w:r>
            <w:r w:rsidR="00D37B9F">
              <w:rPr>
                <w:rFonts w:ascii="Arial" w:hAnsi="Arial" w:cs="Arial"/>
                <w:lang w:val="en-US"/>
              </w:rPr>
              <w:t>sebutkan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0B14CA" w:rsidRPr="00F65981">
              <w:rPr>
                <w:rFonts w:ascii="Arial" w:hAnsi="Arial" w:cs="Arial"/>
              </w:rPr>
              <w:t>tatalaksana</w:t>
            </w:r>
            <w:r w:rsidR="00505374">
              <w:rPr>
                <w:rFonts w:ascii="Arial" w:hAnsi="Arial" w:cs="Arial"/>
              </w:rPr>
              <w:t xml:space="preserve"> yang harus dilakukan?</w:t>
            </w:r>
          </w:p>
          <w:p w14:paraId="7D9EC972" w14:textId="77777777" w:rsidR="000B14CA" w:rsidRPr="00F65981" w:rsidRDefault="000B14CA" w:rsidP="00F65981">
            <w:pPr>
              <w:spacing w:after="0" w:line="240" w:lineRule="auto"/>
              <w:ind w:left="34"/>
              <w:jc w:val="both"/>
              <w:rPr>
                <w:rFonts w:ascii="Arial" w:hAnsi="Arial" w:cs="Arial"/>
              </w:rPr>
            </w:pPr>
          </w:p>
        </w:tc>
      </w:tr>
      <w:tr w:rsidR="000B14CA" w:rsidRPr="005511E5" w14:paraId="2A61C8BD" w14:textId="77777777" w:rsidTr="00F054C5">
        <w:tc>
          <w:tcPr>
            <w:tcW w:w="511" w:type="dxa"/>
          </w:tcPr>
          <w:p w14:paraId="3C1095E0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440" w:type="dxa"/>
          </w:tcPr>
          <w:p w14:paraId="63527FD9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371" w:type="dxa"/>
            <w:gridSpan w:val="2"/>
          </w:tcPr>
          <w:p w14:paraId="6EFFA0FD" w14:textId="77777777" w:rsidR="000B14CA" w:rsidRPr="005511E5" w:rsidRDefault="000B14CA" w:rsidP="00F054C5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511E5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5FCFFF19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497A3F38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71D818B7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5511E5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5511E5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0A39085D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49029035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lastRenderedPageBreak/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263127B" w14:textId="77777777" w:rsidR="000B14CA" w:rsidRPr="005511E5" w:rsidRDefault="000B14CA" w:rsidP="00F054C5">
            <w:pPr>
              <w:numPr>
                <w:ilvl w:val="0"/>
                <w:numId w:val="7"/>
              </w:numPr>
              <w:spacing w:after="0" w:line="240" w:lineRule="auto"/>
              <w:ind w:left="317"/>
              <w:contextualSpacing/>
              <w:jc w:val="both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2DC8A844" w14:textId="77777777" w:rsidR="000B14CA" w:rsidRDefault="000B14CA" w:rsidP="00F054C5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05EBF94C" w14:textId="77777777" w:rsidR="004B09F2" w:rsidRPr="004B09F2" w:rsidRDefault="004B09F2" w:rsidP="00F054C5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48C792C1" w14:textId="77777777" w:rsidR="000B14CA" w:rsidRPr="005511E5" w:rsidRDefault="000B14CA" w:rsidP="00F054C5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5511E5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2B55CE28" w14:textId="77777777" w:rsidR="000B14CA" w:rsidRPr="004B09F2" w:rsidRDefault="000B14CA" w:rsidP="00F054C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Penguji menilai kemampuan peserta untuk evaluasi pra operasi </w:t>
            </w:r>
          </w:p>
          <w:p w14:paraId="15D2986B" w14:textId="77777777" w:rsidR="004B09F2" w:rsidRPr="005511E5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Anamnesis :</w:t>
            </w:r>
          </w:p>
          <w:p w14:paraId="4B2E0A13" w14:textId="38A637BD" w:rsidR="004B09F2" w:rsidRPr="005511E5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A : riwayat alergi (-)</w:t>
            </w:r>
          </w:p>
          <w:p w14:paraId="40456680" w14:textId="76AA153C" w:rsidR="004B09F2" w:rsidRPr="005511E5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M: </w:t>
            </w:r>
            <w:r w:rsidR="00B57DD9">
              <w:rPr>
                <w:rFonts w:ascii="Arial" w:hAnsi="Arial" w:cs="Arial"/>
              </w:rPr>
              <w:t>p</w:t>
            </w:r>
            <w:r w:rsidRPr="005511E5">
              <w:rPr>
                <w:rFonts w:ascii="Arial" w:hAnsi="Arial" w:cs="Arial"/>
              </w:rPr>
              <w:t>asien mengkonsumsi paracetamol 3x500mg</w:t>
            </w:r>
          </w:p>
          <w:p w14:paraId="417A100C" w14:textId="1C7F038C" w:rsidR="004B09F2" w:rsidRPr="00546F8B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 w:rsidRPr="005511E5">
              <w:rPr>
                <w:rFonts w:ascii="Arial" w:hAnsi="Arial" w:cs="Arial"/>
              </w:rPr>
              <w:t>P : pasien tidak pernah menderita kron</w:t>
            </w:r>
            <w:r w:rsidR="00546F8B">
              <w:rPr>
                <w:rFonts w:ascii="Arial" w:hAnsi="Arial" w:cs="Arial"/>
              </w:rPr>
              <w:t>is, riwayat tidur mengorok (+)</w:t>
            </w:r>
          </w:p>
          <w:p w14:paraId="02C66425" w14:textId="77777777" w:rsidR="004B09F2" w:rsidRPr="005511E5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L : 6 jam yang lalu</w:t>
            </w:r>
          </w:p>
          <w:p w14:paraId="6CAA3CA5" w14:textId="5A142F27" w:rsidR="00B57DD9" w:rsidRDefault="004B09F2" w:rsidP="00B57DD9">
            <w:pPr>
              <w:spacing w:after="0" w:line="240" w:lineRule="auto"/>
              <w:ind w:left="327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E :  nyeri perut kanan bawah </w:t>
            </w:r>
            <w:r w:rsidR="00B57DD9">
              <w:rPr>
                <w:rFonts w:ascii="Arial" w:hAnsi="Arial" w:cs="Arial"/>
              </w:rPr>
              <w:t xml:space="preserve">(VAS 7) </w:t>
            </w:r>
            <w:r w:rsidRPr="005511E5">
              <w:rPr>
                <w:rFonts w:ascii="Arial" w:hAnsi="Arial" w:cs="Arial"/>
              </w:rPr>
              <w:t>sejak 2 hari lalu. Pasien juga mengeluhkan demam, mual serta nafsu makan men</w:t>
            </w:r>
            <w:r w:rsidR="00B57DD9">
              <w:rPr>
                <w:rFonts w:ascii="Arial" w:hAnsi="Arial" w:cs="Arial"/>
              </w:rPr>
              <w:t>urun.</w:t>
            </w:r>
          </w:p>
          <w:p w14:paraId="4D3B07E2" w14:textId="77777777" w:rsidR="00B57DD9" w:rsidRPr="005511E5" w:rsidRDefault="00B57DD9" w:rsidP="004B09F2">
            <w:pPr>
              <w:spacing w:after="0" w:line="240" w:lineRule="auto"/>
              <w:ind w:left="327"/>
              <w:rPr>
                <w:rFonts w:ascii="Arial" w:hAnsi="Arial" w:cs="Arial"/>
              </w:rPr>
            </w:pPr>
          </w:p>
          <w:p w14:paraId="2596F8BC" w14:textId="77777777" w:rsidR="004B09F2" w:rsidRDefault="004B09F2" w:rsidP="004B09F2">
            <w:pPr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4B09F2">
              <w:rPr>
                <w:rFonts w:ascii="Arial" w:hAnsi="Arial" w:cs="Arial"/>
                <w:lang w:val="es-ES"/>
              </w:rPr>
              <w:t>Pemeriksaan fisik</w:t>
            </w:r>
          </w:p>
          <w:p w14:paraId="2BD10BB5" w14:textId="6B40C57C" w:rsidR="000C61EE" w:rsidRPr="005511E5" w:rsidRDefault="000C61EE" w:rsidP="000C61EE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BB</w:t>
            </w:r>
            <w:r w:rsidRPr="005511E5">
              <w:rPr>
                <w:rFonts w:ascii="Arial" w:hAnsi="Arial" w:cs="Arial"/>
              </w:rPr>
              <w:t xml:space="preserve"> </w:t>
            </w:r>
            <w:r w:rsidRPr="005511E5">
              <w:rPr>
                <w:rFonts w:ascii="Arial" w:hAnsi="Arial" w:cs="Arial"/>
                <w:lang w:val="en-US"/>
              </w:rPr>
              <w:t>11</w:t>
            </w:r>
            <w:r>
              <w:rPr>
                <w:rFonts w:ascii="Arial" w:hAnsi="Arial" w:cs="Arial"/>
              </w:rPr>
              <w:t>0 kg, TB 17</w:t>
            </w:r>
            <w:r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</w:rPr>
              <w:t xml:space="preserve"> cm</w:t>
            </w:r>
            <w:r w:rsidR="00B60B08">
              <w:rPr>
                <w:rFonts w:ascii="Arial" w:hAnsi="Arial" w:cs="Arial"/>
              </w:rPr>
              <w:t>, IMT: 38,1</w:t>
            </w:r>
          </w:p>
          <w:p w14:paraId="0DBAD634" w14:textId="77777777" w:rsidR="000C61EE" w:rsidRPr="000C61EE" w:rsidRDefault="000C61EE" w:rsidP="004B09F2">
            <w:pPr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07A7BB42" w14:textId="4C703F72" w:rsidR="00AF29EF" w:rsidRPr="00AF29EF" w:rsidRDefault="00505374" w:rsidP="00AF29EF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Airway</w:t>
            </w:r>
            <w:r w:rsidR="001258A8">
              <w:rPr>
                <w:rFonts w:ascii="Arial" w:hAnsi="Arial" w:cs="Arial"/>
              </w:rPr>
              <w:t xml:space="preserve">: </w:t>
            </w:r>
            <w:r w:rsidR="00B57DD9">
              <w:rPr>
                <w:rFonts w:ascii="Arial" w:hAnsi="Arial" w:cs="Arial"/>
              </w:rPr>
              <w:t>gigi ompong (-)</w:t>
            </w:r>
            <w:r w:rsidR="001258A8">
              <w:rPr>
                <w:rFonts w:ascii="Arial" w:hAnsi="Arial" w:cs="Arial"/>
              </w:rPr>
              <w:t>, melakukan penilaian LEMON sebagai berikut:</w:t>
            </w:r>
          </w:p>
          <w:p w14:paraId="25A73295" w14:textId="1A4C39A0" w:rsidR="005B50CB" w:rsidRPr="005B50CB" w:rsidRDefault="005B50CB" w:rsidP="005B50CB">
            <w:pPr>
              <w:pStyle w:val="NoSpacing"/>
              <w:numPr>
                <w:ilvl w:val="0"/>
                <w:numId w:val="4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LEMON</w:t>
            </w:r>
          </w:p>
          <w:p w14:paraId="30B09CB3" w14:textId="77777777" w:rsidR="00AF29EF" w:rsidRPr="00D7293E" w:rsidRDefault="00AF29EF" w:rsidP="005B50CB">
            <w:pPr>
              <w:pStyle w:val="NoSpacing"/>
              <w:numPr>
                <w:ilvl w:val="0"/>
                <w:numId w:val="44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=Look externally </w:t>
            </w:r>
          </w:p>
          <w:p w14:paraId="200C47DD" w14:textId="21D74D52" w:rsidR="00AF29EF" w:rsidRPr="00D7293E" w:rsidRDefault="001258A8" w:rsidP="005B50CB">
            <w:pPr>
              <w:pStyle w:val="NoSpacing"/>
              <w:numPr>
                <w:ilvl w:val="0"/>
                <w:numId w:val="39"/>
              </w:numPr>
              <w:ind w:left="144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Tidak ada kelainan</w:t>
            </w:r>
          </w:p>
          <w:p w14:paraId="122DAA7A" w14:textId="77777777" w:rsidR="00AF29EF" w:rsidRPr="00D7293E" w:rsidRDefault="00AF29EF" w:rsidP="005B50CB">
            <w:pPr>
              <w:pStyle w:val="NoSpacing"/>
              <w:numPr>
                <w:ilvl w:val="0"/>
                <w:numId w:val="44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D7293E">
              <w:rPr>
                <w:rFonts w:ascii="Arial" w:hAnsi="Arial" w:cs="Arial"/>
                <w:sz w:val="22"/>
                <w:szCs w:val="22"/>
              </w:rPr>
              <w:t>=Evaluate the 3-3-2 rule:</w:t>
            </w:r>
          </w:p>
          <w:p w14:paraId="7CF1BED7" w14:textId="2842C72F" w:rsidR="00AF29EF" w:rsidRPr="00D7293E" w:rsidRDefault="00AF29EF" w:rsidP="005B50CB">
            <w:pPr>
              <w:pStyle w:val="NoSpacing"/>
              <w:numPr>
                <w:ilvl w:val="0"/>
                <w:numId w:val="40"/>
              </w:numPr>
              <w:ind w:left="1444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sz w:val="22"/>
                <w:szCs w:val="22"/>
              </w:rPr>
              <w:t>Buka mulut</w:t>
            </w:r>
            <w:r w:rsidR="001258A8">
              <w:rPr>
                <w:rFonts w:ascii="Arial" w:hAnsi="Arial" w:cs="Arial"/>
                <w:sz w:val="22"/>
                <w:szCs w:val="22"/>
              </w:rPr>
              <w:t xml:space="preserve"> 3 jari</w:t>
            </w:r>
          </w:p>
          <w:p w14:paraId="61334AF8" w14:textId="49965EFA" w:rsidR="00AF29EF" w:rsidRPr="00D7293E" w:rsidRDefault="001258A8" w:rsidP="005B50CB">
            <w:pPr>
              <w:pStyle w:val="NoSpacing"/>
              <w:numPr>
                <w:ilvl w:val="0"/>
                <w:numId w:val="40"/>
              </w:numPr>
              <w:ind w:left="1444"/>
              <w:rPr>
                <w:rFonts w:ascii="Arial" w:hAnsi="Arial" w:cs="Arial"/>
                <w:sz w:val="22"/>
                <w:szCs w:val="22"/>
              </w:rPr>
            </w:pPr>
            <w:r w:rsidRPr="001258A8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="00AF29EF" w:rsidRPr="001258A8">
              <w:rPr>
                <w:rFonts w:ascii="Arial" w:hAnsi="Arial" w:cs="Arial"/>
                <w:i/>
                <w:sz w:val="22"/>
                <w:szCs w:val="22"/>
              </w:rPr>
              <w:t>yoid/mental distance</w:t>
            </w:r>
            <w:r w:rsidR="00AF29EF" w:rsidRPr="00D7293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AF29EF" w:rsidRPr="00D7293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jari</w:t>
            </w:r>
          </w:p>
          <w:p w14:paraId="07CFF885" w14:textId="5F1F55F2" w:rsidR="00AF29EF" w:rsidRPr="00D7293E" w:rsidRDefault="001258A8" w:rsidP="005B50CB">
            <w:pPr>
              <w:pStyle w:val="NoSpacing"/>
              <w:numPr>
                <w:ilvl w:val="0"/>
                <w:numId w:val="40"/>
              </w:numPr>
              <w:ind w:left="1444"/>
              <w:rPr>
                <w:rFonts w:ascii="Arial" w:hAnsi="Arial" w:cs="Arial"/>
                <w:sz w:val="22"/>
                <w:szCs w:val="22"/>
              </w:rPr>
            </w:pPr>
            <w:r w:rsidRPr="001258A8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="00AF29EF" w:rsidRPr="001258A8">
              <w:rPr>
                <w:rFonts w:ascii="Arial" w:hAnsi="Arial" w:cs="Arial"/>
                <w:i/>
                <w:sz w:val="22"/>
                <w:szCs w:val="22"/>
              </w:rPr>
              <w:t>hyroid-to-mouth distance</w:t>
            </w:r>
            <w:r w:rsidR="00AF29EF" w:rsidRPr="00D7293E">
              <w:rPr>
                <w:rFonts w:ascii="Arial" w:hAnsi="Arial" w:cs="Arial"/>
                <w:sz w:val="22"/>
                <w:szCs w:val="22"/>
              </w:rPr>
              <w:t xml:space="preserve"> 2 </w:t>
            </w:r>
            <w:r>
              <w:rPr>
                <w:rFonts w:ascii="Arial" w:hAnsi="Arial" w:cs="Arial"/>
                <w:sz w:val="22"/>
                <w:szCs w:val="22"/>
              </w:rPr>
              <w:t>jari</w:t>
            </w:r>
          </w:p>
          <w:p w14:paraId="507DB36C" w14:textId="342D29FE" w:rsidR="00AF29EF" w:rsidRPr="00D7293E" w:rsidRDefault="00AF29EF" w:rsidP="005B50CB">
            <w:pPr>
              <w:pStyle w:val="NoSpacing"/>
              <w:numPr>
                <w:ilvl w:val="0"/>
                <w:numId w:val="44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=Mallampati </w:t>
            </w:r>
            <w:r w:rsidRPr="00D7293E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 Mallampati score </w:t>
            </w:r>
            <w:r w:rsidR="001258A8">
              <w:rPr>
                <w:rFonts w:ascii="Arial" w:hAnsi="Arial" w:cs="Arial"/>
                <w:sz w:val="22"/>
                <w:szCs w:val="22"/>
              </w:rPr>
              <w:t>2</w:t>
            </w:r>
          </w:p>
          <w:p w14:paraId="01591D6A" w14:textId="77777777" w:rsidR="00AF29EF" w:rsidRPr="00D7293E" w:rsidRDefault="00AF29EF" w:rsidP="005B50CB">
            <w:pPr>
              <w:pStyle w:val="NoSpacing"/>
              <w:numPr>
                <w:ilvl w:val="0"/>
                <w:numId w:val="44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=Obstruction </w:t>
            </w:r>
            <w:r w:rsidRPr="00D7293E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 OSA ( obstruktif sleep apneu)  </w:t>
            </w:r>
          </w:p>
          <w:p w14:paraId="058C5AE6" w14:textId="77777777" w:rsidR="005B50CB" w:rsidRDefault="00AF29EF" w:rsidP="005B50CB">
            <w:pPr>
              <w:pStyle w:val="NoSpacing"/>
              <w:numPr>
                <w:ilvl w:val="0"/>
                <w:numId w:val="44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D7293E">
              <w:rPr>
                <w:rFonts w:ascii="Arial" w:hAnsi="Arial" w:cs="Arial"/>
                <w:b/>
                <w:sz w:val="22"/>
                <w:szCs w:val="22"/>
              </w:rPr>
              <w:t>N</w:t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=Neck mobility </w:t>
            </w:r>
            <w:r w:rsidRPr="00D7293E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 f</w:t>
            </w:r>
            <w:r w:rsidR="001258A8">
              <w:rPr>
                <w:rFonts w:ascii="Arial" w:hAnsi="Arial" w:cs="Arial"/>
                <w:sz w:val="22"/>
                <w:szCs w:val="22"/>
              </w:rPr>
              <w:t>lek</w:t>
            </w:r>
            <w:r w:rsidRPr="00D7293E">
              <w:rPr>
                <w:rFonts w:ascii="Arial" w:hAnsi="Arial" w:cs="Arial"/>
                <w:sz w:val="22"/>
                <w:szCs w:val="22"/>
              </w:rPr>
              <w:t xml:space="preserve">si-defleksi </w:t>
            </w:r>
            <w:r w:rsidR="001258A8">
              <w:rPr>
                <w:rFonts w:ascii="Arial" w:hAnsi="Arial" w:cs="Arial"/>
                <w:sz w:val="22"/>
                <w:szCs w:val="22"/>
              </w:rPr>
              <w:t xml:space="preserve">tidak </w:t>
            </w:r>
            <w:r w:rsidRPr="00D7293E">
              <w:rPr>
                <w:rFonts w:ascii="Arial" w:hAnsi="Arial" w:cs="Arial"/>
                <w:sz w:val="22"/>
                <w:szCs w:val="22"/>
              </w:rPr>
              <w:t>terbatas</w:t>
            </w:r>
          </w:p>
          <w:p w14:paraId="2FC2D355" w14:textId="7487CB45" w:rsidR="00AF29EF" w:rsidRPr="005B50CB" w:rsidRDefault="00AF29EF" w:rsidP="0081783C">
            <w:pPr>
              <w:pStyle w:val="NoSpacing"/>
              <w:numPr>
                <w:ilvl w:val="0"/>
                <w:numId w:val="41"/>
              </w:numPr>
              <w:rPr>
                <w:rFonts w:ascii="Arial" w:hAnsi="Arial" w:cs="Arial"/>
                <w:sz w:val="22"/>
                <w:szCs w:val="22"/>
              </w:rPr>
            </w:pPr>
            <w:r w:rsidRPr="005B50CB">
              <w:rPr>
                <w:rFonts w:ascii="Arial" w:hAnsi="Arial" w:cs="Arial"/>
                <w:sz w:val="22"/>
                <w:szCs w:val="22"/>
              </w:rPr>
              <w:t xml:space="preserve">Periksa </w:t>
            </w:r>
            <w:r w:rsidRPr="005B50CB">
              <w:rPr>
                <w:rFonts w:ascii="Arial" w:hAnsi="Arial" w:cs="Arial"/>
                <w:b/>
                <w:i/>
                <w:sz w:val="22"/>
                <w:szCs w:val="22"/>
              </w:rPr>
              <w:t>“Overbite” :</w:t>
            </w:r>
            <w:r w:rsidRPr="005B50CB">
              <w:rPr>
                <w:rFonts w:ascii="Arial" w:hAnsi="Arial" w:cs="Arial"/>
                <w:sz w:val="22"/>
                <w:szCs w:val="22"/>
              </w:rPr>
              <w:t xml:space="preserve"> tidak mampu untuk memprotrusi mandibular sehingga rahang bawah tidak dapat maju melewati rahang atas</w:t>
            </w:r>
          </w:p>
          <w:p w14:paraId="666AF5A3" w14:textId="77777777" w:rsidR="00AF29EF" w:rsidRPr="0081783C" w:rsidRDefault="00AF29EF" w:rsidP="0081783C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21C7C320" w14:textId="4E315F32" w:rsidR="001258A8" w:rsidRPr="001258A8" w:rsidRDefault="00505374" w:rsidP="001258A8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Respirasi: </w:t>
            </w:r>
            <w:r w:rsidR="004B09F2" w:rsidRPr="005511E5">
              <w:rPr>
                <w:rFonts w:ascii="Arial" w:hAnsi="Arial" w:cs="Arial"/>
              </w:rPr>
              <w:t xml:space="preserve"> 16 x/menit, napas spontan adekuat, retraksi (-). Suara nafas vesikuler Rh -/- Wheezing -/- SpO2 96% (oksigen 21%)</w:t>
            </w:r>
          </w:p>
          <w:p w14:paraId="07955834" w14:textId="21ADC4FA" w:rsidR="001258A8" w:rsidRPr="001258A8" w:rsidRDefault="00505374" w:rsidP="001258A8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05374">
              <w:rPr>
                <w:rFonts w:ascii="Arial" w:hAnsi="Arial" w:cs="Arial"/>
              </w:rPr>
              <w:t xml:space="preserve">Kardiovaskular </w:t>
            </w:r>
            <w:r w:rsidR="004B09F2" w:rsidRPr="00505374">
              <w:rPr>
                <w:rFonts w:ascii="Arial" w:hAnsi="Arial" w:cs="Arial"/>
              </w:rPr>
              <w:t xml:space="preserve">: </w:t>
            </w:r>
            <w:r w:rsidR="001258A8">
              <w:rPr>
                <w:rFonts w:ascii="Arial" w:hAnsi="Arial" w:cs="Arial"/>
              </w:rPr>
              <w:t xml:space="preserve">laju </w:t>
            </w:r>
            <w:r w:rsidR="004B09F2" w:rsidRPr="00505374">
              <w:rPr>
                <w:rFonts w:ascii="Arial" w:hAnsi="Arial" w:cs="Arial"/>
              </w:rPr>
              <w:t>nadi 92 x/menit</w:t>
            </w:r>
            <w:r w:rsidR="001258A8">
              <w:rPr>
                <w:rFonts w:ascii="Arial" w:hAnsi="Arial" w:cs="Arial"/>
              </w:rPr>
              <w:t xml:space="preserve"> (</w:t>
            </w:r>
            <w:r w:rsidR="001258A8" w:rsidRPr="00505374">
              <w:rPr>
                <w:rFonts w:ascii="Arial" w:hAnsi="Arial" w:cs="Arial"/>
              </w:rPr>
              <w:t>teraba kuat</w:t>
            </w:r>
            <w:r w:rsidR="001258A8">
              <w:rPr>
                <w:rFonts w:ascii="Arial" w:hAnsi="Arial" w:cs="Arial"/>
              </w:rPr>
              <w:t>)</w:t>
            </w:r>
            <w:r w:rsidR="004B09F2" w:rsidRPr="00505374">
              <w:rPr>
                <w:rFonts w:ascii="Arial" w:hAnsi="Arial" w:cs="Arial"/>
              </w:rPr>
              <w:t xml:space="preserve">, tekanan darah </w:t>
            </w:r>
            <w:r w:rsidRPr="00505374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>130/90 mmHg</w:t>
            </w:r>
          </w:p>
          <w:p w14:paraId="4C9C446C" w14:textId="75FD9661" w:rsidR="004B09F2" w:rsidRPr="00505374" w:rsidRDefault="00505374" w:rsidP="00505374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Suhu</w:t>
            </w:r>
            <w:r>
              <w:rPr>
                <w:rFonts w:ascii="Arial" w:hAnsi="Arial" w:cs="Arial"/>
              </w:rPr>
              <w:t xml:space="preserve">: </w:t>
            </w:r>
            <w:r w:rsidRPr="005511E5">
              <w:rPr>
                <w:rFonts w:ascii="Arial" w:hAnsi="Arial" w:cs="Arial"/>
              </w:rPr>
              <w:t xml:space="preserve"> 37.5 </w:t>
            </w:r>
            <w:r w:rsidR="00B57DD9">
              <w:rPr>
                <w:rFonts w:ascii="Arial" w:hAnsi="Arial" w:cs="Arial"/>
                <w:vertAlign w:val="superscript"/>
              </w:rPr>
              <w:t>o</w:t>
            </w:r>
            <w:r w:rsidRPr="005511E5">
              <w:rPr>
                <w:rFonts w:ascii="Arial" w:hAnsi="Arial" w:cs="Arial"/>
              </w:rPr>
              <w:t>C</w:t>
            </w:r>
          </w:p>
          <w:p w14:paraId="21F9C3AB" w14:textId="77777777" w:rsidR="004B09F2" w:rsidRPr="005511E5" w:rsidRDefault="00505374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Abdomen</w:t>
            </w:r>
            <w:r w:rsidR="004B09F2" w:rsidRPr="005511E5">
              <w:rPr>
                <w:rFonts w:ascii="Arial" w:hAnsi="Arial" w:cs="Arial"/>
              </w:rPr>
              <w:t>: abdomen supel, bising usus normal, Nyeri tekan Mc Burney (+), Rovsing sign (+)</w:t>
            </w:r>
          </w:p>
          <w:p w14:paraId="05D44833" w14:textId="77777777" w:rsidR="004B09F2" w:rsidRDefault="004B09F2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 </w:t>
            </w:r>
          </w:p>
          <w:p w14:paraId="0E2EB360" w14:textId="77777777" w:rsidR="005B50CB" w:rsidRDefault="005B50CB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Pemeriksaan penunjang:</w:t>
            </w:r>
          </w:p>
          <w:p w14:paraId="30A41316" w14:textId="54D25F84" w:rsidR="005B50CB" w:rsidRPr="005511E5" w:rsidRDefault="005B50CB" w:rsidP="004B09F2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Darah Rutin: Leukositosis</w:t>
            </w:r>
          </w:p>
          <w:p w14:paraId="3BE26E2C" w14:textId="77777777" w:rsidR="004B09F2" w:rsidRPr="004B09F2" w:rsidRDefault="004B09F2" w:rsidP="004B09F2">
            <w:pPr>
              <w:spacing w:after="0" w:line="240" w:lineRule="auto"/>
              <w:ind w:left="-43"/>
              <w:jc w:val="both"/>
              <w:rPr>
                <w:rFonts w:ascii="Arial" w:hAnsi="Arial" w:cs="Arial"/>
              </w:rPr>
            </w:pPr>
          </w:p>
          <w:p w14:paraId="6F7EC386" w14:textId="039D89D9" w:rsidR="00E10902" w:rsidRDefault="000B14CA" w:rsidP="007560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Penguji menilai </w:t>
            </w:r>
            <w:r w:rsidR="0075607E">
              <w:rPr>
                <w:rFonts w:ascii="Arial" w:hAnsi="Arial" w:cs="Arial"/>
              </w:rPr>
              <w:t>p</w:t>
            </w:r>
            <w:r w:rsidRPr="005511E5">
              <w:rPr>
                <w:rFonts w:ascii="Arial" w:hAnsi="Arial" w:cs="Arial"/>
              </w:rPr>
              <w:t xml:space="preserve">roblem </w:t>
            </w:r>
            <w:r w:rsidR="0075607E">
              <w:rPr>
                <w:rFonts w:ascii="Arial" w:hAnsi="Arial" w:cs="Arial"/>
              </w:rPr>
              <w:t>aktual</w:t>
            </w:r>
            <w:r w:rsidRPr="005511E5">
              <w:rPr>
                <w:rFonts w:ascii="Arial" w:hAnsi="Arial" w:cs="Arial"/>
              </w:rPr>
              <w:t>–</w:t>
            </w:r>
            <w:r w:rsidR="0075607E">
              <w:rPr>
                <w:rFonts w:ascii="Arial" w:hAnsi="Arial" w:cs="Arial"/>
              </w:rPr>
              <w:t>p</w:t>
            </w:r>
            <w:r w:rsidRPr="005511E5">
              <w:rPr>
                <w:rFonts w:ascii="Arial" w:hAnsi="Arial" w:cs="Arial"/>
              </w:rPr>
              <w:t xml:space="preserve">otensial </w:t>
            </w:r>
            <w:r w:rsidR="0075607E">
              <w:rPr>
                <w:rFonts w:ascii="Arial" w:hAnsi="Arial" w:cs="Arial"/>
              </w:rPr>
              <w:t>yang disampaikan oleh peserta:</w:t>
            </w:r>
          </w:p>
          <w:p w14:paraId="1B6FC437" w14:textId="3CAB2AD1" w:rsidR="00716BAD" w:rsidRPr="00505374" w:rsidRDefault="00716BAD" w:rsidP="00716BAD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</w:t>
            </w:r>
            <w:r>
              <w:rPr>
                <w:rFonts w:ascii="Arial" w:hAnsi="Arial" w:cs="Arial"/>
                <w:lang w:val="en-US"/>
              </w:rPr>
              <w:t>aktual</w:t>
            </w:r>
            <w:r w:rsidRPr="00505374">
              <w:rPr>
                <w:rFonts w:ascii="Arial" w:hAnsi="Arial" w:cs="Arial"/>
                <w:lang w:val="en-US"/>
              </w:rPr>
              <w:t>:</w:t>
            </w:r>
          </w:p>
          <w:p w14:paraId="6D1FE3F0" w14:textId="77777777" w:rsidR="00E10902" w:rsidRPr="005511E5" w:rsidRDefault="00E10902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Obesitas</w:t>
            </w:r>
          </w:p>
          <w:p w14:paraId="7B785C8E" w14:textId="77777777" w:rsidR="00E10902" w:rsidRPr="005511E5" w:rsidRDefault="00E10902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Infeksi</w:t>
            </w:r>
          </w:p>
          <w:p w14:paraId="5383A2DB" w14:textId="77777777" w:rsidR="00E10902" w:rsidRDefault="00E10902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10902">
              <w:rPr>
                <w:rFonts w:ascii="Arial" w:hAnsi="Arial" w:cs="Arial"/>
              </w:rPr>
              <w:t>Nyeri</w:t>
            </w:r>
          </w:p>
          <w:p w14:paraId="7C0B7B5B" w14:textId="77777777" w:rsidR="00505374" w:rsidRPr="00505374" w:rsidRDefault="00505374" w:rsidP="00505374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</w:t>
            </w:r>
            <w:r w:rsidRPr="00505374">
              <w:rPr>
                <w:rFonts w:ascii="Arial" w:hAnsi="Arial" w:cs="Arial"/>
                <w:lang w:val="en-US"/>
              </w:rPr>
              <w:t>potensial:</w:t>
            </w:r>
          </w:p>
          <w:p w14:paraId="274A7B2A" w14:textId="6F63AF61" w:rsidR="00AF29EF" w:rsidRPr="00AF29EF" w:rsidRDefault="00AF29EF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Difficult airway</w:t>
            </w:r>
          </w:p>
          <w:p w14:paraId="5F883D0E" w14:textId="5DCA37B6" w:rsidR="00E10902" w:rsidRPr="006F57FF" w:rsidRDefault="00E10902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Hiperk</w:t>
            </w:r>
            <w:r w:rsidR="00B5157A">
              <w:rPr>
                <w:rFonts w:ascii="Arial" w:hAnsi="Arial" w:cs="Arial"/>
                <w:lang w:val="en-US"/>
              </w:rPr>
              <w:t>apn</w:t>
            </w:r>
            <w:r w:rsidR="00716BAD">
              <w:rPr>
                <w:rFonts w:ascii="Arial" w:hAnsi="Arial" w:cs="Arial"/>
                <w:lang w:val="en-US"/>
              </w:rPr>
              <w:t>i</w:t>
            </w:r>
            <w:r w:rsidR="00B5157A">
              <w:rPr>
                <w:rFonts w:ascii="Arial" w:hAnsi="Arial" w:cs="Arial"/>
                <w:lang w:val="en-US"/>
              </w:rPr>
              <w:t>a</w:t>
            </w:r>
          </w:p>
          <w:p w14:paraId="089B2A9D" w14:textId="77777777" w:rsidR="006F57FF" w:rsidRPr="004B4025" w:rsidRDefault="006F57FF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Gangguan ventilasi dan hemodinamik karena posisi Trendelenburg</w:t>
            </w:r>
          </w:p>
          <w:p w14:paraId="22CB5350" w14:textId="6D47DDD4" w:rsidR="004B4025" w:rsidRPr="00B57DD9" w:rsidRDefault="004B4025" w:rsidP="005B50C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Refleks vagal</w:t>
            </w:r>
          </w:p>
          <w:p w14:paraId="43BE8B6C" w14:textId="77777777" w:rsidR="00505374" w:rsidRPr="00E10902" w:rsidRDefault="00505374" w:rsidP="00505374">
            <w:pPr>
              <w:pStyle w:val="ListParagraph"/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235A38BA" w14:textId="03A23A85" w:rsidR="00101965" w:rsidRPr="0075607E" w:rsidRDefault="000B14CA" w:rsidP="0010196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Penguji menilai tindakan anestesi </w:t>
            </w:r>
            <w:r w:rsidR="00101965">
              <w:rPr>
                <w:rFonts w:ascii="Arial" w:hAnsi="Arial" w:cs="Arial"/>
              </w:rPr>
              <w:t>umum dengan intubasi:</w:t>
            </w:r>
          </w:p>
          <w:p w14:paraId="4E775A82" w14:textId="44D4EE26" w:rsidR="006F57FF" w:rsidRPr="0075607E" w:rsidRDefault="006F57FF" w:rsidP="003A3B05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53D81514" w14:textId="557D5B50" w:rsidR="006F57FF" w:rsidRPr="006F57FF" w:rsidRDefault="00361A0E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Persiapan alat</w:t>
            </w:r>
            <w:r w:rsidR="00C52AAE">
              <w:rPr>
                <w:rFonts w:ascii="Arial" w:hAnsi="Arial" w:cs="Arial"/>
              </w:rPr>
              <w:t xml:space="preserve"> (termasuk peralatan jalan napas sulit)</w:t>
            </w:r>
            <w:r>
              <w:rPr>
                <w:rFonts w:ascii="Arial" w:hAnsi="Arial" w:cs="Arial"/>
                <w:lang w:val="en-US"/>
              </w:rPr>
              <w:t xml:space="preserve">, </w:t>
            </w:r>
            <w:r w:rsidR="006F57FF" w:rsidRPr="006F57FF">
              <w:rPr>
                <w:rFonts w:ascii="Arial" w:hAnsi="Arial" w:cs="Arial"/>
              </w:rPr>
              <w:t>obat anestesi dan emergensi</w:t>
            </w:r>
          </w:p>
          <w:p w14:paraId="23AD70AA" w14:textId="77777777" w:rsidR="006F57FF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>Monitoring fungsi vital yang meliputi E</w:t>
            </w:r>
            <w:r w:rsidR="00361A0E" w:rsidRPr="0075607E">
              <w:rPr>
                <w:rFonts w:ascii="Arial" w:hAnsi="Arial" w:cs="Arial"/>
                <w:lang w:val="en-US"/>
              </w:rPr>
              <w:t>K</w:t>
            </w:r>
            <w:r w:rsidRPr="0075607E">
              <w:rPr>
                <w:rFonts w:ascii="Arial" w:hAnsi="Arial" w:cs="Arial"/>
              </w:rPr>
              <w:t>G, Tekanan darah, SpO2, End tidal CO2</w:t>
            </w:r>
          </w:p>
          <w:p w14:paraId="40EDBF6A" w14:textId="0341E18C" w:rsidR="001E5E87" w:rsidRDefault="001E5E87" w:rsidP="001E5E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Pasien diposisikan </w:t>
            </w:r>
            <w:r>
              <w:rPr>
                <w:rFonts w:ascii="Arial" w:hAnsi="Arial" w:cs="Arial"/>
                <w:i/>
              </w:rPr>
              <w:t>ramp / stacking position</w:t>
            </w:r>
            <w:r>
              <w:rPr>
                <w:rFonts w:ascii="Arial" w:hAnsi="Arial" w:cs="Arial"/>
              </w:rPr>
              <w:t>:</w:t>
            </w:r>
          </w:p>
          <w:p w14:paraId="11767527" w14:textId="2A3F9814" w:rsidR="001E5E87" w:rsidRPr="001E5E87" w:rsidRDefault="001E5E87" w:rsidP="001E5E87">
            <w:pPr>
              <w:pStyle w:val="ListParagraph"/>
              <w:spacing w:after="0" w:line="240" w:lineRule="auto"/>
              <w:ind w:left="73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4BA0723" wp14:editId="5D778908">
                  <wp:extent cx="1567644" cy="2613855"/>
                  <wp:effectExtent l="0" t="0" r="0" b="0"/>
                  <wp:docPr id="1" name="Picture 1" descr="../../../../../Desktop/Screen%20Shot%202017-10-08%20at%201.42.59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../../../../../Desktop/Screen%20Shot%202017-10-08%20at%201.42.59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616" cy="263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7FFC6" w14:textId="1B8020A4" w:rsidR="006F57FF" w:rsidRPr="0075607E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>Preoksigenasi</w:t>
            </w:r>
            <w:r w:rsidR="00C52AAE">
              <w:rPr>
                <w:rFonts w:ascii="Arial" w:hAnsi="Arial" w:cs="Arial"/>
              </w:rPr>
              <w:t xml:space="preserve"> dengan Oksigen 100%</w:t>
            </w:r>
          </w:p>
          <w:p w14:paraId="351D1BF2" w14:textId="4D7FA8B5" w:rsidR="00C52AAE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 xml:space="preserve">Induksi </w:t>
            </w:r>
            <w:r w:rsidR="00C52AAE">
              <w:rPr>
                <w:rFonts w:ascii="Arial" w:hAnsi="Arial" w:cs="Arial"/>
              </w:rPr>
              <w:t>dilanjutkan dengan inhalasi anestesi</w:t>
            </w:r>
          </w:p>
          <w:p w14:paraId="58A73C94" w14:textId="587D2EE8" w:rsidR="006F57FF" w:rsidRPr="0075607E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 xml:space="preserve">Intubasi dengan ETT </w:t>
            </w:r>
            <w:r w:rsidR="00C52AAE">
              <w:rPr>
                <w:rFonts w:ascii="Arial" w:hAnsi="Arial" w:cs="Arial"/>
              </w:rPr>
              <w:t>N</w:t>
            </w:r>
            <w:r w:rsidRPr="0075607E">
              <w:rPr>
                <w:rFonts w:ascii="Arial" w:hAnsi="Arial" w:cs="Arial"/>
              </w:rPr>
              <w:t xml:space="preserve">o 7.5  </w:t>
            </w:r>
          </w:p>
          <w:p w14:paraId="22CBDB40" w14:textId="694F5DF8" w:rsidR="006F57FF" w:rsidRPr="0075607E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>Rumatan anes</w:t>
            </w:r>
            <w:r w:rsidR="00361A0E" w:rsidRPr="0075607E">
              <w:rPr>
                <w:rFonts w:ascii="Arial" w:hAnsi="Arial" w:cs="Arial"/>
              </w:rPr>
              <w:t>tesi dengan obat inhalasi</w:t>
            </w:r>
            <w:r w:rsidR="00C52AAE">
              <w:rPr>
                <w:rFonts w:ascii="Arial" w:hAnsi="Arial" w:cs="Arial"/>
              </w:rPr>
              <w:t xml:space="preserve"> anestesi</w:t>
            </w:r>
            <w:r w:rsidRPr="0075607E">
              <w:rPr>
                <w:rFonts w:ascii="Arial" w:hAnsi="Arial" w:cs="Arial"/>
              </w:rPr>
              <w:t xml:space="preserve">, narkotik </w:t>
            </w:r>
            <w:r w:rsidR="00C52AAE">
              <w:rPr>
                <w:rFonts w:ascii="Arial" w:hAnsi="Arial" w:cs="Arial"/>
              </w:rPr>
              <w:t>dan obat pelumpuh otot</w:t>
            </w:r>
          </w:p>
          <w:p w14:paraId="01A6E5CB" w14:textId="042A7C00" w:rsidR="006F57FF" w:rsidRPr="0075607E" w:rsidRDefault="00C52AAE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Manajemen cairan intraoperasi</w:t>
            </w:r>
            <w:r w:rsidR="006F57FF" w:rsidRPr="0075607E">
              <w:rPr>
                <w:rFonts w:ascii="Arial" w:hAnsi="Arial" w:cs="Arial"/>
              </w:rPr>
              <w:t xml:space="preserve"> </w:t>
            </w:r>
          </w:p>
          <w:p w14:paraId="7ACA516B" w14:textId="77777777" w:rsidR="006F57FF" w:rsidRPr="0075607E" w:rsidRDefault="006F57FF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 w:rsidRPr="0075607E">
              <w:rPr>
                <w:rFonts w:ascii="Arial" w:hAnsi="Arial" w:cs="Arial"/>
              </w:rPr>
              <w:t xml:space="preserve">Diberikan reversal neostigmin dan atropin </w:t>
            </w:r>
          </w:p>
          <w:p w14:paraId="2B31ACF8" w14:textId="77777777" w:rsidR="00C52AAE" w:rsidRDefault="00C52AAE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Obat</w:t>
            </w:r>
            <w:r w:rsidR="006F57FF" w:rsidRPr="0075607E">
              <w:rPr>
                <w:rFonts w:ascii="Arial" w:hAnsi="Arial" w:cs="Arial"/>
              </w:rPr>
              <w:t xml:space="preserve"> inhalasi dihentikan</w:t>
            </w:r>
          </w:p>
          <w:p w14:paraId="3EA26A50" w14:textId="382AB99F" w:rsidR="006F57FF" w:rsidRPr="0075607E" w:rsidRDefault="00C52AAE" w:rsidP="005B50C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737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6F57FF" w:rsidRPr="0075607E">
              <w:rPr>
                <w:rFonts w:ascii="Arial" w:hAnsi="Arial" w:cs="Arial"/>
              </w:rPr>
              <w:t>kstubasi dilakukan setelah pasien bernafas spontan dan adekuat</w:t>
            </w:r>
          </w:p>
          <w:p w14:paraId="77D5486A" w14:textId="77777777" w:rsidR="00505374" w:rsidRPr="00361A0E" w:rsidRDefault="00505374" w:rsidP="00505374">
            <w:pPr>
              <w:pStyle w:val="ListParagraph"/>
              <w:spacing w:after="0" w:line="240" w:lineRule="auto"/>
              <w:ind w:left="929"/>
              <w:jc w:val="both"/>
              <w:rPr>
                <w:rFonts w:ascii="Arial" w:hAnsi="Arial" w:cs="Arial"/>
              </w:rPr>
            </w:pPr>
          </w:p>
          <w:p w14:paraId="4C48040B" w14:textId="77777777" w:rsidR="000B14CA" w:rsidRPr="00361A0E" w:rsidRDefault="000B14CA" w:rsidP="006F57F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89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Penguji menilai penatalaksanaan</w:t>
            </w:r>
            <w:r w:rsidR="00505374">
              <w:rPr>
                <w:rFonts w:ascii="Arial" w:hAnsi="Arial" w:cs="Arial"/>
              </w:rPr>
              <w:t xml:space="preserve"> </w:t>
            </w:r>
            <w:r w:rsidRPr="005511E5">
              <w:rPr>
                <w:rFonts w:ascii="Arial" w:hAnsi="Arial" w:cs="Arial"/>
              </w:rPr>
              <w:t>monitoring / manajemen penyulit yang diusulkan / dikerjakan peserta ujian</w:t>
            </w:r>
          </w:p>
          <w:p w14:paraId="01CFE574" w14:textId="767859E5" w:rsidR="00361A0E" w:rsidRPr="00361A0E" w:rsidRDefault="00361A0E" w:rsidP="005B50C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361A0E">
              <w:rPr>
                <w:rFonts w:ascii="Arial" w:hAnsi="Arial" w:cs="Arial"/>
              </w:rPr>
              <w:t xml:space="preserve">Menginformasikan kepada operator </w:t>
            </w:r>
            <w:r>
              <w:rPr>
                <w:rFonts w:ascii="Arial" w:hAnsi="Arial" w:cs="Arial"/>
                <w:lang w:val="en-US"/>
              </w:rPr>
              <w:t xml:space="preserve">untuk menghentikan operasi sementara karena terjadi </w:t>
            </w:r>
            <w:r w:rsidR="004B4025">
              <w:rPr>
                <w:rFonts w:ascii="Arial" w:hAnsi="Arial" w:cs="Arial"/>
              </w:rPr>
              <w:t>bradikardi</w:t>
            </w:r>
          </w:p>
          <w:p w14:paraId="1FA2433F" w14:textId="6F4A2B02" w:rsidR="00361A0E" w:rsidRPr="00361A0E" w:rsidRDefault="004B4025" w:rsidP="005B50C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Menurunkan tekanan gas insuflasi</w:t>
            </w:r>
          </w:p>
          <w:p w14:paraId="2EFA92E5" w14:textId="16615657" w:rsidR="00361A0E" w:rsidRPr="00361A0E" w:rsidRDefault="004B4025" w:rsidP="005B50C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Memberikan vagolitik (sulfas atropine)</w:t>
            </w:r>
          </w:p>
          <w:p w14:paraId="4524A885" w14:textId="77777777" w:rsidR="000B14CA" w:rsidRPr="003A3B05" w:rsidRDefault="000B14CA" w:rsidP="003A3B05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14CA" w:rsidRPr="005511E5" w14:paraId="5093D4C8" w14:textId="77777777" w:rsidTr="00F25888">
        <w:trPr>
          <w:trHeight w:val="2268"/>
        </w:trPr>
        <w:tc>
          <w:tcPr>
            <w:tcW w:w="511" w:type="dxa"/>
            <w:tcBorders>
              <w:bottom w:val="nil"/>
            </w:tcBorders>
          </w:tcPr>
          <w:p w14:paraId="045ECD03" w14:textId="087922FA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9.</w:t>
            </w:r>
          </w:p>
        </w:tc>
        <w:tc>
          <w:tcPr>
            <w:tcW w:w="1440" w:type="dxa"/>
            <w:tcBorders>
              <w:bottom w:val="nil"/>
            </w:tcBorders>
          </w:tcPr>
          <w:p w14:paraId="43EB911B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Denah ruangan</w:t>
            </w:r>
          </w:p>
          <w:p w14:paraId="2566A465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2"/>
            <w:tcBorders>
              <w:bottom w:val="nil"/>
            </w:tcBorders>
          </w:tcPr>
          <w:p w14:paraId="3EBC158F" w14:textId="13701613" w:rsidR="000B14CA" w:rsidRPr="005511E5" w:rsidRDefault="000B14CA" w:rsidP="00F25888">
            <w:pPr>
              <w:tabs>
                <w:tab w:val="left" w:pos="7410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14CA" w:rsidRPr="005511E5" w14:paraId="11FE6FF8" w14:textId="77777777" w:rsidTr="00F054C5">
        <w:tc>
          <w:tcPr>
            <w:tcW w:w="511" w:type="dxa"/>
          </w:tcPr>
          <w:p w14:paraId="265989BE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1440" w:type="dxa"/>
          </w:tcPr>
          <w:p w14:paraId="540613D1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Kebutuhan Laboran</w:t>
            </w:r>
          </w:p>
        </w:tc>
        <w:tc>
          <w:tcPr>
            <w:tcW w:w="7371" w:type="dxa"/>
            <w:gridSpan w:val="2"/>
          </w:tcPr>
          <w:p w14:paraId="083311F2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Jumlah Laboran : 1</w:t>
            </w:r>
          </w:p>
          <w:p w14:paraId="2A441C4D" w14:textId="77777777" w:rsidR="000B14CA" w:rsidRPr="005511E5" w:rsidRDefault="000B14CA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Tugas Laboran : Asisten anestesi</w:t>
            </w:r>
          </w:p>
        </w:tc>
      </w:tr>
      <w:tr w:rsidR="00E87647" w:rsidRPr="005511E5" w14:paraId="6ADA8ABC" w14:textId="77777777" w:rsidTr="00E87647">
        <w:tc>
          <w:tcPr>
            <w:tcW w:w="511" w:type="dxa"/>
          </w:tcPr>
          <w:p w14:paraId="691A4732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12</w:t>
            </w:r>
          </w:p>
        </w:tc>
        <w:tc>
          <w:tcPr>
            <w:tcW w:w="1440" w:type="dxa"/>
          </w:tcPr>
          <w:p w14:paraId="302A3BA8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897" w:type="dxa"/>
          </w:tcPr>
          <w:p w14:paraId="5F3F647C" w14:textId="77777777" w:rsidR="00E87647" w:rsidRPr="00F5152B" w:rsidRDefault="00E87647" w:rsidP="00E87647">
            <w:pPr>
              <w:pStyle w:val="ListParagraph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Setting ruangan dokter-pasien            </w:t>
            </w:r>
          </w:p>
          <w:p w14:paraId="1DFEDBB1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Meja dan kursi dokter                         </w:t>
            </w:r>
            <w:r w:rsidRPr="00F5152B">
              <w:rPr>
                <w:rFonts w:ascii="Arial" w:hAnsi="Arial" w:cs="Arial"/>
                <w:lang w:val="en-US"/>
              </w:rPr>
              <w:t xml:space="preserve">   </w:t>
            </w:r>
          </w:p>
          <w:p w14:paraId="553EC554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Meja dan kursi penguji                        </w:t>
            </w:r>
            <w:r w:rsidRPr="00F5152B">
              <w:rPr>
                <w:rFonts w:ascii="Arial" w:hAnsi="Arial" w:cs="Arial"/>
                <w:lang w:val="en-US"/>
              </w:rPr>
              <w:t xml:space="preserve">   </w:t>
            </w:r>
          </w:p>
          <w:p w14:paraId="642511E9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Meja peralatan                                      </w:t>
            </w:r>
            <w:r w:rsidRPr="00F5152B">
              <w:rPr>
                <w:rFonts w:ascii="Arial" w:hAnsi="Arial" w:cs="Arial"/>
                <w:lang w:val="en-US"/>
              </w:rPr>
              <w:t xml:space="preserve"> </w:t>
            </w:r>
          </w:p>
          <w:p w14:paraId="7D2D1525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Meja operasi                                          </w:t>
            </w:r>
          </w:p>
          <w:p w14:paraId="45913629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Manekin dengan telah terpasang infus  </w:t>
            </w:r>
          </w:p>
          <w:p w14:paraId="6ED79756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Stetoskop                                               </w:t>
            </w:r>
          </w:p>
          <w:p w14:paraId="5FD5B347" w14:textId="77777777" w:rsidR="00E87647" w:rsidRPr="00E87647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  <w:lang w:val="en-US"/>
              </w:rPr>
              <w:t>Monitor Pasien</w:t>
            </w:r>
          </w:p>
          <w:p w14:paraId="244BA082" w14:textId="77777777" w:rsidR="00E87647" w:rsidRPr="00E87647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Monitor End Tidal CO</w:t>
            </w:r>
            <w:r>
              <w:rPr>
                <w:rFonts w:ascii="Arial" w:hAnsi="Arial" w:cs="Arial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</w:rPr>
              <w:t xml:space="preserve"> </w:t>
            </w:r>
          </w:p>
          <w:p w14:paraId="04595C6B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Stetoskop</w:t>
            </w:r>
            <w:r w:rsidRPr="00F5152B">
              <w:rPr>
                <w:rFonts w:ascii="Arial" w:hAnsi="Arial" w:cs="Arial"/>
              </w:rPr>
              <w:t xml:space="preserve">                       </w:t>
            </w:r>
            <w:r w:rsidRPr="00F5152B">
              <w:rPr>
                <w:rFonts w:ascii="Arial" w:hAnsi="Arial" w:cs="Arial"/>
                <w:lang w:val="en-US"/>
              </w:rPr>
              <w:t xml:space="preserve"> </w:t>
            </w:r>
          </w:p>
          <w:p w14:paraId="733B2965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Stylet                                                      </w:t>
            </w:r>
          </w:p>
          <w:p w14:paraId="3FAFEE32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Laringoskop                                            </w:t>
            </w:r>
          </w:p>
          <w:p w14:paraId="5B51BA38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Suction                                                    </w:t>
            </w:r>
          </w:p>
          <w:p w14:paraId="6961F02D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Sungkup Muka                                       </w:t>
            </w:r>
          </w:p>
          <w:p w14:paraId="6D47D585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ETT </w:t>
            </w:r>
            <w:r>
              <w:rPr>
                <w:rFonts w:ascii="Arial" w:hAnsi="Arial" w:cs="Arial"/>
                <w:lang w:val="en-US"/>
              </w:rPr>
              <w:t>7,5</w:t>
            </w:r>
          </w:p>
          <w:p w14:paraId="77D75416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Plester                                                      </w:t>
            </w:r>
          </w:p>
          <w:p w14:paraId="1AC1CB1A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Mesin anestesi dengan ventilator</w:t>
            </w:r>
            <w:r w:rsidRPr="00F5152B">
              <w:rPr>
                <w:rFonts w:ascii="Arial" w:hAnsi="Arial" w:cs="Arial"/>
                <w:lang w:val="en-US"/>
              </w:rPr>
              <w:t xml:space="preserve">                                  </w:t>
            </w:r>
          </w:p>
          <w:p w14:paraId="179968B5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Obat induksi dan premedikasi :</w:t>
            </w:r>
          </w:p>
          <w:p w14:paraId="7352AD6F" w14:textId="77777777" w:rsidR="00E87647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Midazolam</w:t>
            </w:r>
          </w:p>
          <w:p w14:paraId="45D478AE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Fentanyl</w:t>
            </w:r>
          </w:p>
          <w:p w14:paraId="032680B5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Propofol</w:t>
            </w:r>
          </w:p>
          <w:p w14:paraId="77245CE4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Atracurium</w:t>
            </w:r>
          </w:p>
          <w:p w14:paraId="490C9F6D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Rocuronium</w:t>
            </w:r>
          </w:p>
          <w:p w14:paraId="044CE81A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Prostigmin</w:t>
            </w:r>
          </w:p>
          <w:p w14:paraId="1570D636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Naloxone</w:t>
            </w:r>
          </w:p>
          <w:p w14:paraId="24D681E7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Sulfas Atropine</w:t>
            </w:r>
          </w:p>
          <w:p w14:paraId="54423BCE" w14:textId="77777777" w:rsidR="00E87647" w:rsidRPr="00F5152B" w:rsidRDefault="00E87647" w:rsidP="005B50CB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Adrenalin</w:t>
            </w:r>
          </w:p>
          <w:p w14:paraId="0BFD3338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Sarung tangan non steril                        </w:t>
            </w:r>
          </w:p>
          <w:p w14:paraId="0BA2959B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Rekam medis                                      </w:t>
            </w:r>
          </w:p>
          <w:p w14:paraId="77521FDD" w14:textId="77777777" w:rsidR="00E87647" w:rsidRPr="00F5152B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F5152B">
              <w:rPr>
                <w:rFonts w:ascii="Arial" w:hAnsi="Arial" w:cs="Arial"/>
              </w:rPr>
              <w:t xml:space="preserve">Tempat sampah tertutup                    </w:t>
            </w:r>
            <w:r w:rsidRPr="00F5152B">
              <w:rPr>
                <w:rFonts w:ascii="Arial" w:hAnsi="Arial" w:cs="Arial"/>
                <w:lang w:val="en-US"/>
              </w:rPr>
              <w:t xml:space="preserve">   </w:t>
            </w:r>
          </w:p>
          <w:p w14:paraId="249D6935" w14:textId="77777777" w:rsidR="00E87647" w:rsidRPr="00E87647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Tissue</w:t>
            </w:r>
          </w:p>
          <w:p w14:paraId="45D9DCE9" w14:textId="77777777" w:rsidR="00E87647" w:rsidRPr="00E87647" w:rsidRDefault="00E87647" w:rsidP="005B50C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87647">
              <w:rPr>
                <w:rFonts w:ascii="Arial" w:hAnsi="Arial" w:cs="Arial"/>
              </w:rPr>
              <w:t>Jam dinding</w:t>
            </w:r>
          </w:p>
        </w:tc>
        <w:tc>
          <w:tcPr>
            <w:tcW w:w="1474" w:type="dxa"/>
          </w:tcPr>
          <w:p w14:paraId="51FCBB7F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</w:p>
          <w:p w14:paraId="67B1E3B5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 xml:space="preserve">1 set </w:t>
            </w:r>
          </w:p>
          <w:p w14:paraId="2E797829" w14:textId="77777777" w:rsidR="00E87647" w:rsidRP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set</w:t>
            </w:r>
          </w:p>
          <w:p w14:paraId="05039BD5" w14:textId="77777777" w:rsidR="00E87647" w:rsidRP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buah</w:t>
            </w:r>
          </w:p>
          <w:p w14:paraId="767DF32C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1 buah</w:t>
            </w:r>
          </w:p>
          <w:p w14:paraId="58E6D30C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buah</w:t>
            </w:r>
          </w:p>
          <w:p w14:paraId="2A3B5B23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42241725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</w:p>
          <w:p w14:paraId="7D98C094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1 buah</w:t>
            </w:r>
          </w:p>
          <w:p w14:paraId="6820DB4F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4F8A551E" w14:textId="77777777" w:rsidR="00E87647" w:rsidRP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08F03D90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1 buah</w:t>
            </w:r>
          </w:p>
          <w:p w14:paraId="037672BE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721C83B0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4AF4FEA2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33D964E5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36006914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>1 buah</w:t>
            </w:r>
          </w:p>
          <w:p w14:paraId="48CBED78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Pr="00F5152B">
              <w:rPr>
                <w:rFonts w:ascii="Arial" w:hAnsi="Arial" w:cs="Arial"/>
                <w:lang w:val="en-US"/>
              </w:rPr>
              <w:t xml:space="preserve"> buah</w:t>
            </w:r>
          </w:p>
          <w:p w14:paraId="52620031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</w:p>
          <w:p w14:paraId="14AE2B59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78C1BD1C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3B80DBD3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597E02D8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52400676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7D44CF94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53DC647D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4907F5D6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516EF832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  <w:lang w:val="en-US"/>
              </w:rPr>
              <w:t xml:space="preserve">1 </w:t>
            </w:r>
            <w:r>
              <w:rPr>
                <w:rFonts w:ascii="Arial" w:hAnsi="Arial" w:cs="Arial"/>
                <w:lang w:val="en-US"/>
              </w:rPr>
              <w:t>ampul</w:t>
            </w:r>
          </w:p>
          <w:p w14:paraId="29346DC2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box</w:t>
            </w:r>
          </w:p>
          <w:p w14:paraId="5B636BEA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5 lembar</w:t>
            </w:r>
          </w:p>
          <w:p w14:paraId="102FD1F1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1 buah</w:t>
            </w:r>
          </w:p>
          <w:p w14:paraId="1595CD8A" w14:textId="77777777" w:rsidR="00E87647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F5152B">
              <w:rPr>
                <w:rFonts w:ascii="Arial" w:hAnsi="Arial" w:cs="Arial"/>
              </w:rPr>
              <w:t>1 kotak</w:t>
            </w:r>
          </w:p>
          <w:p w14:paraId="2EFAE972" w14:textId="77777777" w:rsidR="00E87647" w:rsidRPr="0074245A" w:rsidRDefault="00E87647" w:rsidP="00F054C5">
            <w:pPr>
              <w:spacing w:after="0" w:line="240" w:lineRule="auto"/>
              <w:ind w:left="132"/>
              <w:jc w:val="both"/>
              <w:rPr>
                <w:rFonts w:ascii="Arial" w:hAnsi="Arial" w:cs="Arial"/>
                <w:lang w:val="en-US"/>
              </w:rPr>
            </w:pPr>
            <w:r w:rsidRPr="0074245A">
              <w:rPr>
                <w:rFonts w:ascii="Arial" w:hAnsi="Arial" w:cs="Arial"/>
              </w:rPr>
              <w:t>1 buah</w:t>
            </w:r>
          </w:p>
        </w:tc>
      </w:tr>
      <w:tr w:rsidR="00E87647" w:rsidRPr="005511E5" w14:paraId="338910CB" w14:textId="77777777" w:rsidTr="00F054C5">
        <w:tc>
          <w:tcPr>
            <w:tcW w:w="511" w:type="dxa"/>
          </w:tcPr>
          <w:p w14:paraId="5D0943B5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13</w:t>
            </w:r>
          </w:p>
        </w:tc>
        <w:tc>
          <w:tcPr>
            <w:tcW w:w="1440" w:type="dxa"/>
          </w:tcPr>
          <w:p w14:paraId="477768DF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Kebutuhan Manekin</w:t>
            </w:r>
          </w:p>
        </w:tc>
        <w:tc>
          <w:tcPr>
            <w:tcW w:w="7371" w:type="dxa"/>
            <w:gridSpan w:val="2"/>
          </w:tcPr>
          <w:p w14:paraId="4AFEFEFD" w14:textId="77777777" w:rsidR="00E87647" w:rsidRPr="00FA0EB8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5511E5">
              <w:rPr>
                <w:rFonts w:ascii="Arial" w:hAnsi="Arial" w:cs="Arial"/>
              </w:rPr>
              <w:t>1 manekin</w:t>
            </w:r>
            <w:r w:rsidR="00FA0EB8">
              <w:rPr>
                <w:rFonts w:ascii="Arial" w:hAnsi="Arial" w:cs="Arial"/>
                <w:lang w:val="en-US"/>
              </w:rPr>
              <w:t xml:space="preserve"> intubasi</w:t>
            </w:r>
          </w:p>
        </w:tc>
      </w:tr>
      <w:tr w:rsidR="00E87647" w:rsidRPr="005511E5" w14:paraId="5D309948" w14:textId="77777777" w:rsidTr="00F054C5">
        <w:tc>
          <w:tcPr>
            <w:tcW w:w="511" w:type="dxa"/>
          </w:tcPr>
          <w:p w14:paraId="2C561044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15</w:t>
            </w:r>
          </w:p>
        </w:tc>
        <w:tc>
          <w:tcPr>
            <w:tcW w:w="1440" w:type="dxa"/>
          </w:tcPr>
          <w:p w14:paraId="7CBAD658" w14:textId="77777777" w:rsidR="00E87647" w:rsidRPr="005511E5" w:rsidRDefault="00E87647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Referensi</w:t>
            </w:r>
          </w:p>
        </w:tc>
        <w:tc>
          <w:tcPr>
            <w:tcW w:w="7371" w:type="dxa"/>
            <w:gridSpan w:val="2"/>
          </w:tcPr>
          <w:p w14:paraId="2FD06E7C" w14:textId="77777777" w:rsidR="00E87647" w:rsidRDefault="00F25888" w:rsidP="005B50C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25888">
              <w:rPr>
                <w:rFonts w:ascii="Arial" w:hAnsi="Arial" w:cs="Arial"/>
                <w:lang w:val="en-US"/>
              </w:rPr>
              <w:t>Modul KATI 2017</w:t>
            </w:r>
          </w:p>
          <w:p w14:paraId="1AF4FCAA" w14:textId="2537D290" w:rsidR="00F25888" w:rsidRPr="00F25888" w:rsidRDefault="00F25888" w:rsidP="005B50C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ins w:id="54" w:author="Microsoft Office User" w:date="2017-10-08T10:26:00Z">
              <w:r w:rsidRPr="00615F84">
                <w:rPr>
                  <w:rFonts w:ascii="Arial" w:eastAsia="Times New Roman" w:hAnsi="Arial" w:cs="Arial"/>
                  <w:color w:val="000000"/>
                  <w:lang w:val="en-US"/>
                  <w:rPrChange w:id="55" w:author="Microsoft Office User" w:date="2017-10-08T10:27:00Z">
                    <w:rPr>
                      <w:rFonts w:eastAsia="Times New Roman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Butterworth JF, Mackey DC, Wasnick JD. Morgan &amp; Mikhail’s Clinical Anesthesiology. 5</w:t>
              </w:r>
              <w:r w:rsidRPr="00615F84">
                <w:rPr>
                  <w:rFonts w:ascii="Arial" w:eastAsia="Times New Roman" w:hAnsi="Arial" w:cs="Arial"/>
                  <w:color w:val="000000"/>
                  <w:position w:val="13"/>
                  <w:lang w:val="en-US"/>
                  <w:rPrChange w:id="56" w:author="Microsoft Office User" w:date="2017-10-08T10:27:00Z">
                    <w:rPr>
                      <w:rFonts w:eastAsia="Times New Roman"/>
                      <w:color w:val="000000"/>
                      <w:position w:val="13"/>
                      <w:sz w:val="16"/>
                      <w:szCs w:val="16"/>
                      <w:lang w:val="en-US"/>
                    </w:rPr>
                  </w:rPrChange>
                </w:rPr>
                <w:t xml:space="preserve">th </w:t>
              </w:r>
              <w:r w:rsidRPr="00615F84">
                <w:rPr>
                  <w:rFonts w:ascii="Arial" w:eastAsia="Times New Roman" w:hAnsi="Arial" w:cs="Arial"/>
                  <w:color w:val="000000"/>
                  <w:lang w:val="en-US"/>
                  <w:rPrChange w:id="57" w:author="Microsoft Office User" w:date="2017-10-08T10:27:00Z">
                    <w:rPr>
                      <w:rFonts w:eastAsia="Times New Roman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Ed. New York: McGraw Hill; 2013.</w:t>
              </w:r>
            </w:ins>
          </w:p>
          <w:p w14:paraId="26BDDF69" w14:textId="4E0BA547" w:rsidR="00F25888" w:rsidRPr="00FA0EB8" w:rsidRDefault="00F25888" w:rsidP="00FA0EB8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2C754CB4" w14:textId="6A2B4EC8" w:rsidR="000B14CA" w:rsidRDefault="000B14CA" w:rsidP="000B14CA">
      <w:pPr>
        <w:jc w:val="both"/>
        <w:rPr>
          <w:rFonts w:ascii="Arial" w:hAnsi="Arial" w:cs="Arial"/>
          <w:lang w:val="en-US"/>
        </w:rPr>
      </w:pPr>
    </w:p>
    <w:p w14:paraId="148A5956" w14:textId="33CFAB5C" w:rsidR="00FA0EB8" w:rsidRDefault="00FA0EB8" w:rsidP="000B14CA">
      <w:pPr>
        <w:jc w:val="both"/>
        <w:rPr>
          <w:rFonts w:ascii="Arial" w:hAnsi="Arial" w:cs="Arial"/>
          <w:lang w:val="en-US"/>
        </w:rPr>
      </w:pPr>
    </w:p>
    <w:p w14:paraId="1A91F5E9" w14:textId="66D92790" w:rsidR="00FA0EB8" w:rsidRDefault="00FA0EB8" w:rsidP="000B14CA">
      <w:pPr>
        <w:jc w:val="both"/>
        <w:rPr>
          <w:rFonts w:ascii="Arial" w:hAnsi="Arial" w:cs="Arial"/>
          <w:lang w:val="en-US"/>
        </w:rPr>
      </w:pPr>
    </w:p>
    <w:p w14:paraId="6C93B1ED" w14:textId="77777777" w:rsidR="00FA0EB8" w:rsidRDefault="00FA0EB8" w:rsidP="000B14CA">
      <w:pPr>
        <w:jc w:val="both"/>
        <w:rPr>
          <w:rFonts w:ascii="Arial" w:hAnsi="Arial" w:cs="Arial"/>
          <w:lang w:val="en-US"/>
        </w:rPr>
      </w:pPr>
    </w:p>
    <w:p w14:paraId="4DE750B0" w14:textId="77777777" w:rsidR="007C6A3F" w:rsidRDefault="007C6A3F" w:rsidP="000B14CA">
      <w:pPr>
        <w:jc w:val="both"/>
        <w:rPr>
          <w:rFonts w:ascii="Arial" w:hAnsi="Arial" w:cs="Arial"/>
          <w:lang w:val="en-US"/>
        </w:rPr>
      </w:pPr>
    </w:p>
    <w:p w14:paraId="3E0F51CB" w14:textId="77777777" w:rsidR="007C6A3F" w:rsidRDefault="007C6A3F" w:rsidP="000B14CA">
      <w:pPr>
        <w:jc w:val="both"/>
        <w:rPr>
          <w:rFonts w:ascii="Arial" w:hAnsi="Arial" w:cs="Arial"/>
          <w:lang w:val="en-US"/>
        </w:rPr>
      </w:pPr>
    </w:p>
    <w:p w14:paraId="6CC1BB20" w14:textId="77777777" w:rsidR="007C6A3F" w:rsidRDefault="007C6A3F" w:rsidP="000B14CA">
      <w:pPr>
        <w:jc w:val="both"/>
        <w:rPr>
          <w:rFonts w:ascii="Arial" w:hAnsi="Arial" w:cs="Arial"/>
          <w:lang w:val="en-US"/>
        </w:rPr>
      </w:pPr>
    </w:p>
    <w:p w14:paraId="5F34A76B" w14:textId="77777777" w:rsidR="007C6A3F" w:rsidRDefault="007C6A3F" w:rsidP="007C6A3F">
      <w:pPr>
        <w:jc w:val="center"/>
        <w:rPr>
          <w:rFonts w:ascii="Arial" w:hAnsi="Arial" w:cs="Arial"/>
          <w:b/>
        </w:rPr>
        <w:sectPr w:rsidR="007C6A3F" w:rsidSect="000B14CA">
          <w:pgSz w:w="11907" w:h="16839" w:code="9"/>
          <w:pgMar w:top="1440" w:right="1440" w:bottom="1440" w:left="1440" w:header="706" w:footer="706" w:gutter="0"/>
          <w:cols w:space="708"/>
          <w:docGrid w:linePitch="360"/>
        </w:sectPr>
      </w:pPr>
    </w:p>
    <w:p w14:paraId="0207AA30" w14:textId="77777777" w:rsidR="007C6A3F" w:rsidRPr="00311961" w:rsidRDefault="007C6A3F" w:rsidP="007C6A3F">
      <w:pPr>
        <w:jc w:val="center"/>
        <w:rPr>
          <w:rFonts w:ascii="Arial" w:hAnsi="Arial" w:cs="Arial"/>
          <w:b/>
        </w:rPr>
      </w:pPr>
      <w:r w:rsidRPr="00311961">
        <w:rPr>
          <w:rFonts w:ascii="Arial" w:hAnsi="Arial" w:cs="Arial"/>
          <w:b/>
        </w:rPr>
        <w:lastRenderedPageBreak/>
        <w:t xml:space="preserve">RUBRIK ACTUAL MARK </w:t>
      </w:r>
    </w:p>
    <w:p w14:paraId="7B189FA4" w14:textId="43931D6D" w:rsidR="007C6A3F" w:rsidRPr="00311961" w:rsidRDefault="007C6A3F" w:rsidP="007C6A3F">
      <w:pPr>
        <w:jc w:val="center"/>
        <w:rPr>
          <w:rFonts w:ascii="Arial" w:hAnsi="Arial" w:cs="Arial"/>
          <w:b/>
          <w:lang w:val="en-US"/>
        </w:rPr>
      </w:pPr>
      <w:r w:rsidRPr="00311961">
        <w:rPr>
          <w:rFonts w:ascii="Arial" w:hAnsi="Arial" w:cs="Arial"/>
          <w:b/>
        </w:rPr>
        <w:t>STATION</w:t>
      </w:r>
      <w:r w:rsidRPr="00311961">
        <w:rPr>
          <w:rFonts w:ascii="Arial" w:hAnsi="Arial" w:cs="Arial"/>
          <w:b/>
          <w:lang w:val="en-US"/>
        </w:rPr>
        <w:t xml:space="preserve"> </w:t>
      </w:r>
      <w:r w:rsidR="0081783C" w:rsidRPr="004B09F2">
        <w:rPr>
          <w:rFonts w:ascii="Arial" w:eastAsia="Times New Roman" w:hAnsi="Arial" w:cs="Arial"/>
          <w:b/>
        </w:rPr>
        <w:t>ANESTESIA PADA PROSEDUR INVASIF MINIMAL</w:t>
      </w:r>
    </w:p>
    <w:p w14:paraId="7AB15D39" w14:textId="77777777" w:rsidR="007C6A3F" w:rsidRPr="00F5152B" w:rsidRDefault="007C6A3F" w:rsidP="007C6A3F">
      <w:pPr>
        <w:jc w:val="center"/>
        <w:rPr>
          <w:rFonts w:ascii="Arial" w:hAnsi="Arial" w:cs="Arial"/>
        </w:rPr>
      </w:pPr>
      <w:r w:rsidRPr="00F5152B">
        <w:rPr>
          <w:rFonts w:ascii="Arial" w:hAnsi="Arial" w:cs="Arial"/>
        </w:rPr>
        <w:t>LEMBAR PENILAIAN</w:t>
      </w:r>
    </w:p>
    <w:p w14:paraId="01525437" w14:textId="77777777" w:rsidR="007C6A3F" w:rsidRPr="00F5152B" w:rsidRDefault="007C6A3F" w:rsidP="007C6A3F">
      <w:pPr>
        <w:rPr>
          <w:rFonts w:ascii="Arial" w:hAnsi="Arial" w:cs="Arial"/>
          <w:lang w:val="en-US"/>
        </w:rPr>
      </w:pPr>
      <w:r w:rsidRPr="00F5152B">
        <w:rPr>
          <w:rFonts w:ascii="Arial" w:hAnsi="Arial" w:cs="Arial"/>
          <w:lang w:val="en-US"/>
        </w:rPr>
        <w:t>Kandidat Residen : _____________________________</w:t>
      </w:r>
    </w:p>
    <w:tbl>
      <w:tblPr>
        <w:tblW w:w="502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0"/>
        <w:gridCol w:w="1913"/>
        <w:gridCol w:w="2724"/>
        <w:gridCol w:w="2519"/>
        <w:gridCol w:w="3155"/>
        <w:gridCol w:w="998"/>
        <w:gridCol w:w="771"/>
      </w:tblGrid>
      <w:tr w:rsidR="00AF6F6E" w:rsidRPr="005511E5" w14:paraId="0E4062C3" w14:textId="77777777" w:rsidTr="007C6A3F">
        <w:tc>
          <w:tcPr>
            <w:tcW w:w="689" w:type="pct"/>
            <w:shd w:val="clear" w:color="auto" w:fill="BFBFBF"/>
          </w:tcPr>
          <w:p w14:paraId="4E7562E0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83" w:type="pct"/>
            <w:shd w:val="clear" w:color="auto" w:fill="BFBFBF"/>
          </w:tcPr>
          <w:p w14:paraId="085EFB41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972" w:type="pct"/>
            <w:shd w:val="clear" w:color="auto" w:fill="BFBFBF"/>
          </w:tcPr>
          <w:p w14:paraId="3ED99D51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99" w:type="pct"/>
            <w:shd w:val="clear" w:color="auto" w:fill="BFBFBF"/>
          </w:tcPr>
          <w:p w14:paraId="3D7508D0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26" w:type="pct"/>
            <w:shd w:val="clear" w:color="auto" w:fill="BFBFBF"/>
          </w:tcPr>
          <w:p w14:paraId="4DDFEBFA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56" w:type="pct"/>
            <w:shd w:val="clear" w:color="auto" w:fill="BFBFBF"/>
          </w:tcPr>
          <w:p w14:paraId="226CBC8D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75" w:type="pct"/>
            <w:shd w:val="clear" w:color="auto" w:fill="BFBFBF"/>
          </w:tcPr>
          <w:p w14:paraId="408A21D3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Skor</w:t>
            </w:r>
          </w:p>
        </w:tc>
      </w:tr>
      <w:tr w:rsidR="00AF6F6E" w:rsidRPr="005511E5" w14:paraId="1606547F" w14:textId="77777777" w:rsidTr="007C6A3F">
        <w:tc>
          <w:tcPr>
            <w:tcW w:w="689" w:type="pct"/>
          </w:tcPr>
          <w:p w14:paraId="571994C7" w14:textId="77777777" w:rsidR="000B14CA" w:rsidRPr="005511E5" w:rsidRDefault="000B14CA" w:rsidP="00F054C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  <w:b/>
              </w:rPr>
              <w:t xml:space="preserve">Evaluasi Pra operasi </w:t>
            </w:r>
          </w:p>
          <w:p w14:paraId="0B6D6A24" w14:textId="77777777" w:rsidR="000B14CA" w:rsidRPr="005511E5" w:rsidRDefault="000B14CA" w:rsidP="00F054C5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83" w:type="pct"/>
          </w:tcPr>
          <w:p w14:paraId="7F8DA45E" w14:textId="77777777" w:rsidR="000B14CA" w:rsidRPr="005511E5" w:rsidRDefault="000B14CA" w:rsidP="00F054C5">
            <w:pPr>
              <w:spacing w:after="0" w:line="240" w:lineRule="auto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Kandidat tidak melakukan evaluasi pra operasi</w:t>
            </w:r>
          </w:p>
        </w:tc>
        <w:tc>
          <w:tcPr>
            <w:tcW w:w="972" w:type="pct"/>
          </w:tcPr>
          <w:p w14:paraId="3729CC32" w14:textId="3BE25D20" w:rsidR="000B14CA" w:rsidRPr="005B50CB" w:rsidRDefault="0081783C" w:rsidP="005B50C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99" w:type="pct"/>
          </w:tcPr>
          <w:p w14:paraId="6FB5D747" w14:textId="5287B973" w:rsidR="0081783C" w:rsidRPr="0081783C" w:rsidRDefault="0081783C" w:rsidP="0081783C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Melakukan anamnesis, pemeriksaan fisik, pemeriksaan penunjang namun </w:t>
            </w:r>
            <w:r w:rsidRPr="0081783C">
              <w:rPr>
                <w:rFonts w:ascii="Arial" w:hAnsi="Arial" w:cs="Arial"/>
                <w:b/>
              </w:rPr>
              <w:t>TIDAK</w:t>
            </w:r>
            <w:r>
              <w:rPr>
                <w:rFonts w:ascii="Arial" w:hAnsi="Arial" w:cs="Arial"/>
              </w:rPr>
              <w:t xml:space="preserve"> lengkap.</w:t>
            </w:r>
          </w:p>
          <w:p w14:paraId="7E75EC18" w14:textId="77777777" w:rsidR="000B14CA" w:rsidRPr="005B50CB" w:rsidRDefault="000B14CA" w:rsidP="005B50C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26" w:type="pct"/>
          </w:tcPr>
          <w:p w14:paraId="3310C7AB" w14:textId="3000B400" w:rsidR="0081783C" w:rsidRPr="0081783C" w:rsidRDefault="0081783C" w:rsidP="0081783C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Melakukan anamnesis, pemeriksaan fisik, pemeriksaan penunjang secara lengkap.</w:t>
            </w:r>
          </w:p>
          <w:p w14:paraId="135B802B" w14:textId="77777777" w:rsidR="000B14CA" w:rsidRPr="0081783C" w:rsidRDefault="000B14CA" w:rsidP="0081783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6" w:type="pct"/>
          </w:tcPr>
          <w:p w14:paraId="3850B2CF" w14:textId="46134B35" w:rsidR="000B14CA" w:rsidRPr="00D36BFA" w:rsidRDefault="000B14CA" w:rsidP="00F054C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75" w:type="pct"/>
          </w:tcPr>
          <w:p w14:paraId="0AE88A17" w14:textId="77777777" w:rsidR="000B14CA" w:rsidRPr="005511E5" w:rsidRDefault="000B14CA" w:rsidP="00F054C5">
            <w:pPr>
              <w:spacing w:after="0" w:line="240" w:lineRule="auto"/>
              <w:rPr>
                <w:rFonts w:ascii="Arial" w:hAnsi="Arial" w:cs="Arial"/>
                <w:lang w:val="nb-NO"/>
              </w:rPr>
            </w:pPr>
          </w:p>
        </w:tc>
      </w:tr>
      <w:tr w:rsidR="00AF6F6E" w:rsidRPr="005511E5" w14:paraId="2C4B1C9C" w14:textId="77777777" w:rsidTr="007C6A3F">
        <w:tc>
          <w:tcPr>
            <w:tcW w:w="689" w:type="pct"/>
          </w:tcPr>
          <w:p w14:paraId="0BE45233" w14:textId="77777777" w:rsidR="000B14CA" w:rsidRPr="005511E5" w:rsidRDefault="000B14CA" w:rsidP="005B50CB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Diagnosa dan problem potensial – aktual</w:t>
            </w:r>
          </w:p>
          <w:p w14:paraId="51321BA2" w14:textId="77777777" w:rsidR="000B14CA" w:rsidRPr="005511E5" w:rsidRDefault="000B14CA" w:rsidP="00D36BFA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83" w:type="pct"/>
          </w:tcPr>
          <w:p w14:paraId="5FA9D3F3" w14:textId="0AB8B3B8" w:rsidR="000B14CA" w:rsidRPr="005511E5" w:rsidRDefault="00DD7A49" w:rsidP="005B50CB">
            <w:pPr>
              <w:spacing w:after="0" w:line="240" w:lineRule="auto"/>
              <w:rPr>
                <w:rFonts w:ascii="Arial" w:hAnsi="Arial" w:cs="Arial"/>
              </w:rPr>
            </w:pPr>
            <w:ins w:id="58" w:author="Microsoft Office User" w:date="2017-10-08T10:11:00Z">
              <w:r w:rsidRPr="000167FD">
                <w:rPr>
                  <w:rFonts w:ascii="Arial" w:hAnsi="Arial" w:cs="Arial"/>
                </w:rPr>
                <w:t>Peserta tidak mampu menyebutkan problem potensial</w:t>
              </w:r>
            </w:ins>
          </w:p>
        </w:tc>
        <w:tc>
          <w:tcPr>
            <w:tcW w:w="972" w:type="pct"/>
          </w:tcPr>
          <w:p w14:paraId="11350C63" w14:textId="237E8917" w:rsidR="000B14CA" w:rsidRPr="005511E5" w:rsidRDefault="00DD7A49" w:rsidP="00D36BFA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ins w:id="59" w:author="Microsoft Office User" w:date="2017-10-08T10:18:00Z">
              <w:r w:rsidRPr="00615F84">
                <w:rPr>
                  <w:rFonts w:ascii="Arial" w:hAnsi="Arial" w:cs="Arial"/>
                </w:rPr>
                <w:t>Peserta hanya mampu menyebutkan 1</w:t>
              </w:r>
            </w:ins>
            <w:r>
              <w:rPr>
                <w:rFonts w:ascii="Arial" w:hAnsi="Arial" w:cs="Arial"/>
              </w:rPr>
              <w:t xml:space="preserve">-2 </w:t>
            </w:r>
            <w:ins w:id="60" w:author="Microsoft Office User" w:date="2017-10-08T10:18:00Z">
              <w:r w:rsidRPr="000167FD">
                <w:rPr>
                  <w:rFonts w:ascii="Arial" w:hAnsi="Arial" w:cs="Arial"/>
                </w:rPr>
                <w:t xml:space="preserve">dari </w:t>
              </w:r>
            </w:ins>
            <w:r>
              <w:rPr>
                <w:rFonts w:ascii="Arial" w:hAnsi="Arial" w:cs="Arial"/>
              </w:rPr>
              <w:t>6</w:t>
            </w:r>
            <w:ins w:id="61" w:author="Microsoft Office User" w:date="2017-10-08T10:18:00Z">
              <w:r w:rsidRPr="000167FD">
                <w:rPr>
                  <w:rFonts w:ascii="Arial" w:hAnsi="Arial" w:cs="Arial"/>
                </w:rPr>
                <w:t xml:space="preserve"> problem aktual </w:t>
              </w:r>
            </w:ins>
            <w:ins w:id="62" w:author="Microsoft Office User" w:date="2017-10-08T10:19:00Z">
              <w:r w:rsidRPr="00615F84">
                <w:rPr>
                  <w:rFonts w:ascii="Arial" w:hAnsi="Arial" w:cs="Arial"/>
                </w:rPr>
                <w:t>-</w:t>
              </w:r>
            </w:ins>
            <w:ins w:id="63" w:author="Microsoft Office User" w:date="2017-10-08T10:18:00Z">
              <w:r w:rsidRPr="00615F84">
                <w:rPr>
                  <w:rFonts w:ascii="Arial" w:hAnsi="Arial" w:cs="Arial"/>
                </w:rPr>
                <w:t xml:space="preserve"> potensial</w:t>
              </w:r>
            </w:ins>
          </w:p>
        </w:tc>
        <w:tc>
          <w:tcPr>
            <w:tcW w:w="899" w:type="pct"/>
          </w:tcPr>
          <w:p w14:paraId="3B28F626" w14:textId="25D99FD1" w:rsidR="000B14CA" w:rsidRPr="005511E5" w:rsidRDefault="00DD7A49" w:rsidP="00D36BFA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ins w:id="64" w:author="Microsoft Office User" w:date="2017-10-08T10:11:00Z">
              <w:r w:rsidRPr="00615F84">
                <w:rPr>
                  <w:rFonts w:ascii="Arial" w:hAnsi="Arial" w:cs="Arial"/>
                </w:rPr>
                <w:t>Peserta</w:t>
              </w:r>
            </w:ins>
            <w:ins w:id="65" w:author="Microsoft Office User" w:date="2017-10-08T10:17:00Z">
              <w:r w:rsidRPr="00615F84">
                <w:rPr>
                  <w:rFonts w:ascii="Arial" w:hAnsi="Arial" w:cs="Arial"/>
                </w:rPr>
                <w:t xml:space="preserve"> hanya</w:t>
              </w:r>
            </w:ins>
            <w:ins w:id="66" w:author="Microsoft Office User" w:date="2017-10-08T10:11:00Z">
              <w:r w:rsidRPr="00615F84">
                <w:rPr>
                  <w:rFonts w:ascii="Arial" w:hAnsi="Arial" w:cs="Arial"/>
                </w:rPr>
                <w:t xml:space="preserve"> mampu menyebutkan </w:t>
              </w:r>
            </w:ins>
            <w:r>
              <w:rPr>
                <w:rFonts w:ascii="Arial" w:hAnsi="Arial" w:cs="Arial"/>
              </w:rPr>
              <w:t>3-5</w:t>
            </w:r>
            <w:ins w:id="67" w:author="Microsoft Office User" w:date="2017-10-08T10:11:00Z">
              <w:r w:rsidRPr="000167FD">
                <w:rPr>
                  <w:rFonts w:ascii="Arial" w:hAnsi="Arial" w:cs="Arial"/>
                </w:rPr>
                <w:t xml:space="preserve"> dari </w:t>
              </w:r>
            </w:ins>
            <w:r>
              <w:rPr>
                <w:rFonts w:ascii="Arial" w:hAnsi="Arial" w:cs="Arial"/>
              </w:rPr>
              <w:t>6</w:t>
            </w:r>
            <w:ins w:id="68" w:author="Microsoft Office User" w:date="2017-10-08T10:11:00Z">
              <w:r w:rsidRPr="000167FD">
                <w:rPr>
                  <w:rFonts w:ascii="Arial" w:hAnsi="Arial" w:cs="Arial"/>
                </w:rPr>
                <w:t xml:space="preserve"> problem</w:t>
              </w:r>
            </w:ins>
            <w:ins w:id="69" w:author="Microsoft Office User" w:date="2017-10-08T10:18:00Z">
              <w:r w:rsidRPr="00615F84">
                <w:rPr>
                  <w:rFonts w:ascii="Arial" w:hAnsi="Arial" w:cs="Arial"/>
                </w:rPr>
                <w:t xml:space="preserve"> </w:t>
              </w:r>
            </w:ins>
            <w:ins w:id="70" w:author="Microsoft Office User" w:date="2017-10-08T10:17:00Z">
              <w:r w:rsidRPr="00615F84">
                <w:rPr>
                  <w:rFonts w:ascii="Arial" w:hAnsi="Arial" w:cs="Arial"/>
                </w:rPr>
                <w:t>aktual</w:t>
              </w:r>
            </w:ins>
            <w:ins w:id="71" w:author="Microsoft Office User" w:date="2017-10-08T10:19:00Z">
              <w:r w:rsidRPr="00615F84">
                <w:rPr>
                  <w:rFonts w:ascii="Arial" w:hAnsi="Arial" w:cs="Arial"/>
                </w:rPr>
                <w:t>-</w:t>
              </w:r>
            </w:ins>
            <w:ins w:id="72" w:author="Microsoft Office User" w:date="2017-10-08T10:11:00Z">
              <w:r w:rsidRPr="00615F84">
                <w:rPr>
                  <w:rFonts w:ascii="Arial" w:hAnsi="Arial" w:cs="Arial"/>
                </w:rPr>
                <w:t>potensial</w:t>
              </w:r>
            </w:ins>
          </w:p>
        </w:tc>
        <w:tc>
          <w:tcPr>
            <w:tcW w:w="1126" w:type="pct"/>
          </w:tcPr>
          <w:p w14:paraId="1F27CC10" w14:textId="3E0A712B" w:rsidR="00DD7A49" w:rsidRDefault="00DD7A49" w:rsidP="0081783C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ins w:id="73" w:author="Microsoft Office User" w:date="2017-10-08T10:11:00Z">
              <w:r w:rsidRPr="00AF107D">
                <w:rPr>
                  <w:rFonts w:ascii="Arial" w:hAnsi="Arial" w:cs="Arial"/>
                </w:rPr>
                <w:t xml:space="preserve">Peserta menyebutkan seluruh </w:t>
              </w:r>
            </w:ins>
            <w:ins w:id="74" w:author="Microsoft Office User" w:date="2017-10-08T10:17:00Z">
              <w:r>
                <w:rPr>
                  <w:rFonts w:ascii="Arial" w:hAnsi="Arial" w:cs="Arial"/>
                </w:rPr>
                <w:t xml:space="preserve">item aktual </w:t>
              </w:r>
            </w:ins>
            <w:ins w:id="75" w:author="Microsoft Office User" w:date="2017-10-08T10:19:00Z">
              <w:r>
                <w:rPr>
                  <w:rFonts w:ascii="Arial" w:hAnsi="Arial" w:cs="Arial"/>
                </w:rPr>
                <w:t xml:space="preserve">- </w:t>
              </w:r>
            </w:ins>
            <w:ins w:id="76" w:author="Microsoft Office User" w:date="2017-10-08T10:11:00Z">
              <w:r w:rsidRPr="00AF107D">
                <w:rPr>
                  <w:rFonts w:ascii="Arial" w:hAnsi="Arial" w:cs="Arial"/>
                </w:rPr>
                <w:t>potensial problem</w:t>
              </w:r>
            </w:ins>
            <w:ins w:id="77" w:author="Microsoft Office User" w:date="2017-10-08T10:17:00Z">
              <w:r>
                <w:rPr>
                  <w:rFonts w:ascii="Arial" w:hAnsi="Arial" w:cs="Arial"/>
                </w:rPr>
                <w:t xml:space="preserve"> yaitu</w:t>
              </w:r>
            </w:ins>
            <w:r>
              <w:rPr>
                <w:rFonts w:ascii="Arial" w:hAnsi="Arial" w:cs="Arial"/>
              </w:rPr>
              <w:t>:</w:t>
            </w:r>
          </w:p>
          <w:p w14:paraId="576B5BB0" w14:textId="77777777" w:rsidR="0081783C" w:rsidRPr="00505374" w:rsidRDefault="0081783C" w:rsidP="0081783C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</w:t>
            </w:r>
            <w:r>
              <w:rPr>
                <w:rFonts w:ascii="Arial" w:hAnsi="Arial" w:cs="Arial"/>
                <w:lang w:val="en-US"/>
              </w:rPr>
              <w:t>aktual</w:t>
            </w:r>
            <w:r w:rsidRPr="00505374">
              <w:rPr>
                <w:rFonts w:ascii="Arial" w:hAnsi="Arial" w:cs="Arial"/>
                <w:lang w:val="en-US"/>
              </w:rPr>
              <w:t>:</w:t>
            </w:r>
          </w:p>
          <w:p w14:paraId="4CA951FE" w14:textId="77777777" w:rsidR="0081783C" w:rsidRPr="005511E5" w:rsidRDefault="0081783C" w:rsidP="0081783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Obesitas</w:t>
            </w:r>
          </w:p>
          <w:p w14:paraId="16BB5C10" w14:textId="77777777" w:rsidR="0081783C" w:rsidRPr="005511E5" w:rsidRDefault="0081783C" w:rsidP="0081783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Infeksi</w:t>
            </w:r>
          </w:p>
          <w:p w14:paraId="2CC77CAC" w14:textId="77777777" w:rsidR="0081783C" w:rsidRDefault="0081783C" w:rsidP="0081783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10902">
              <w:rPr>
                <w:rFonts w:ascii="Arial" w:hAnsi="Arial" w:cs="Arial"/>
              </w:rPr>
              <w:t>Nyeri</w:t>
            </w:r>
          </w:p>
          <w:p w14:paraId="7C06A86C" w14:textId="77777777" w:rsidR="0081783C" w:rsidRPr="00505374" w:rsidRDefault="0081783C" w:rsidP="0081783C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</w:t>
            </w:r>
            <w:r w:rsidRPr="00505374">
              <w:rPr>
                <w:rFonts w:ascii="Arial" w:hAnsi="Arial" w:cs="Arial"/>
                <w:lang w:val="en-US"/>
              </w:rPr>
              <w:t>potensial:</w:t>
            </w:r>
          </w:p>
          <w:p w14:paraId="2678448D" w14:textId="77777777" w:rsidR="0081783C" w:rsidRPr="00AF29EF" w:rsidRDefault="0081783C" w:rsidP="0081783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Difficult airway</w:t>
            </w:r>
          </w:p>
          <w:p w14:paraId="6EEA9EE0" w14:textId="77777777" w:rsidR="0081783C" w:rsidRPr="006F57FF" w:rsidRDefault="0081783C" w:rsidP="0081783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Hiperkapnia</w:t>
            </w:r>
          </w:p>
          <w:p w14:paraId="45B7926E" w14:textId="753C236C" w:rsidR="000B14CA" w:rsidRPr="00DD7A49" w:rsidRDefault="0081783C" w:rsidP="00DD7A49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Gangguan ventilasi dan hemodinamik karena posisi Trendelenburg</w:t>
            </w:r>
          </w:p>
        </w:tc>
        <w:tc>
          <w:tcPr>
            <w:tcW w:w="356" w:type="pct"/>
          </w:tcPr>
          <w:p w14:paraId="2E797275" w14:textId="6D390273" w:rsidR="000B14CA" w:rsidRPr="00D36BFA" w:rsidRDefault="000B14CA" w:rsidP="00D36B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75" w:type="pct"/>
          </w:tcPr>
          <w:p w14:paraId="0428CCF2" w14:textId="77777777" w:rsidR="000B14CA" w:rsidRPr="005511E5" w:rsidRDefault="000B14CA" w:rsidP="00D36BF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07A83" w:rsidRPr="005511E5" w14:paraId="2B9791D6" w14:textId="77777777" w:rsidTr="00507A83">
        <w:tc>
          <w:tcPr>
            <w:tcW w:w="689" w:type="pct"/>
          </w:tcPr>
          <w:p w14:paraId="72E1B5A4" w14:textId="77777777" w:rsidR="00507A83" w:rsidRPr="005511E5" w:rsidRDefault="00507A83" w:rsidP="00F054C5">
            <w:pPr>
              <w:spacing w:after="0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4.  Keterampilan klinis</w:t>
            </w:r>
          </w:p>
          <w:p w14:paraId="580237C8" w14:textId="77777777" w:rsidR="00507A83" w:rsidRPr="005511E5" w:rsidRDefault="00507A83" w:rsidP="00F054C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  <w:p w14:paraId="6822E060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83" w:type="pct"/>
          </w:tcPr>
          <w:p w14:paraId="22FD7ED8" w14:textId="676F4F8C" w:rsidR="00507A83" w:rsidRDefault="00507A83" w:rsidP="00AF107D">
            <w:pPr>
              <w:pStyle w:val="ListParagraph"/>
              <w:spacing w:after="0" w:line="100" w:lineRule="atLeast"/>
              <w:ind w:left="0"/>
              <w:jc w:val="both"/>
              <w:rPr>
                <w:ins w:id="78" w:author="Microsoft Office User" w:date="2017-10-08T10:06:00Z"/>
                <w:rFonts w:ascii="Arial" w:hAnsi="Arial" w:cs="Arial"/>
                <w:b/>
              </w:rPr>
            </w:pPr>
            <w:r w:rsidRPr="00E224E6">
              <w:rPr>
                <w:rFonts w:ascii="Arial" w:hAnsi="Arial" w:cs="Arial"/>
                <w:rPrChange w:id="79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 xml:space="preserve">Peserta </w:t>
            </w:r>
            <w:r>
              <w:rPr>
                <w:rFonts w:ascii="Arial" w:hAnsi="Arial" w:cs="Arial"/>
              </w:rPr>
              <w:t>tidak</w:t>
            </w:r>
            <w:r w:rsidRPr="00E224E6">
              <w:rPr>
                <w:rFonts w:ascii="Arial" w:hAnsi="Arial" w:cs="Arial"/>
                <w:rPrChange w:id="80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 xml:space="preserve"> </w:t>
            </w:r>
            <w:del w:id="81" w:author="Microsoft Office User" w:date="2017-10-08T10:07:00Z">
              <w:r w:rsidRPr="00E224E6" w:rsidDel="00FF3AFB">
                <w:rPr>
                  <w:rFonts w:ascii="Arial" w:hAnsi="Arial" w:cs="Arial"/>
                  <w:rPrChange w:id="82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menyebutkan </w:delText>
              </w:r>
            </w:del>
            <w:ins w:id="83" w:author="Microsoft Office User" w:date="2017-10-08T10:07:00Z">
              <w:r>
                <w:rPr>
                  <w:rFonts w:ascii="Arial" w:hAnsi="Arial" w:cs="Arial"/>
                </w:rPr>
                <w:t>melakukan</w:t>
              </w:r>
              <w:r w:rsidRPr="00E224E6">
                <w:rPr>
                  <w:rFonts w:ascii="Arial" w:hAnsi="Arial" w:cs="Arial"/>
                  <w:rPrChange w:id="84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del w:id="85" w:author="Microsoft Office User" w:date="2017-10-08T10:07:00Z">
              <w:r w:rsidRPr="00E224E6" w:rsidDel="00FF3AFB">
                <w:rPr>
                  <w:rFonts w:ascii="Arial" w:hAnsi="Arial" w:cs="Arial"/>
                  <w:rPrChange w:id="86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rencana </w:delText>
              </w:r>
            </w:del>
            <w:r w:rsidRPr="00E224E6">
              <w:rPr>
                <w:rFonts w:ascii="Arial" w:hAnsi="Arial" w:cs="Arial"/>
                <w:rPrChange w:id="87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>tindakan anestesi</w:t>
            </w:r>
            <w:r w:rsidRPr="00E224E6">
              <w:rPr>
                <w:rFonts w:ascii="Arial" w:hAnsi="Arial" w:cs="Arial"/>
                <w:b/>
                <w:rPrChange w:id="88" w:author="Microsoft Office User" w:date="2017-10-08T08:35:00Z">
                  <w:rPr>
                    <w:rFonts w:ascii="Cambria" w:hAnsi="Cambria" w:cs="Calibri"/>
                    <w:b/>
                    <w:sz w:val="20"/>
                    <w:szCs w:val="20"/>
                  </w:rPr>
                </w:rPrChange>
              </w:rPr>
              <w:t xml:space="preserve"> </w:t>
            </w:r>
            <w:ins w:id="89" w:author="Microsoft Office User" w:date="2017-10-08T10:06:00Z">
              <w:r w:rsidRPr="00FF3AFB">
                <w:rPr>
                  <w:rFonts w:ascii="Arial" w:hAnsi="Arial" w:cs="Arial"/>
                  <w:rPrChange w:id="90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berupa</w:t>
              </w:r>
              <w:r>
                <w:rPr>
                  <w:rFonts w:ascii="Arial" w:hAnsi="Arial" w:cs="Arial"/>
                  <w:b/>
                </w:rPr>
                <w:t xml:space="preserve"> </w:t>
              </w:r>
            </w:ins>
          </w:p>
          <w:p w14:paraId="24EFE50A" w14:textId="344BA466" w:rsidR="00507A83" w:rsidRPr="005511E5" w:rsidRDefault="00507A83" w:rsidP="00507A8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ins w:id="91" w:author="Microsoft Office User" w:date="2017-10-08T10:06:00Z">
              <w:r w:rsidRPr="00FF3AFB">
                <w:rPr>
                  <w:rFonts w:ascii="Arial" w:hAnsi="Arial" w:cs="Arial"/>
                  <w:rPrChange w:id="92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lastRenderedPageBreak/>
                <w:t xml:space="preserve">Persiapan alat dan prosedur </w:t>
              </w:r>
            </w:ins>
            <w:r>
              <w:rPr>
                <w:rFonts w:ascii="Arial" w:hAnsi="Arial" w:cs="Arial"/>
              </w:rPr>
              <w:t xml:space="preserve">anestesi umum </w:t>
            </w:r>
            <w:ins w:id="93" w:author="Microsoft Office User" w:date="2017-10-08T10:06:00Z">
              <w:r w:rsidRPr="00FF3AFB">
                <w:rPr>
                  <w:rFonts w:ascii="Arial" w:hAnsi="Arial" w:cs="Arial"/>
                  <w:rPrChange w:id="94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intubasi</w:t>
              </w:r>
            </w:ins>
            <w:ins w:id="95" w:author="Microsoft Office User" w:date="2017-10-08T10:07:00Z">
              <w:r w:rsidRPr="00FF3AFB">
                <w:rPr>
                  <w:rFonts w:ascii="Arial" w:hAnsi="Arial" w:cs="Arial"/>
                  <w:rPrChange w:id="96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 xml:space="preserve"> </w:t>
              </w:r>
            </w:ins>
            <w:r>
              <w:rPr>
                <w:rFonts w:ascii="Arial" w:hAnsi="Arial" w:cs="Arial"/>
              </w:rPr>
              <w:t xml:space="preserve"> dengan penyulit obesitas </w:t>
            </w:r>
          </w:p>
        </w:tc>
        <w:tc>
          <w:tcPr>
            <w:tcW w:w="972" w:type="pct"/>
            <w:shd w:val="clear" w:color="auto" w:fill="BFBFBF" w:themeFill="background1" w:themeFillShade="BF"/>
          </w:tcPr>
          <w:p w14:paraId="22326A2E" w14:textId="54EE9E2B" w:rsidR="00507A83" w:rsidRPr="005511E5" w:rsidRDefault="00507A83" w:rsidP="00F054C5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899" w:type="pct"/>
          </w:tcPr>
          <w:p w14:paraId="47370613" w14:textId="77777777" w:rsidR="00507A83" w:rsidRDefault="00507A83" w:rsidP="00AF107D">
            <w:pPr>
              <w:pStyle w:val="ListParagraph"/>
              <w:spacing w:after="0" w:line="100" w:lineRule="atLeast"/>
              <w:ind w:left="0"/>
              <w:jc w:val="both"/>
              <w:rPr>
                <w:ins w:id="97" w:author="Microsoft Office User" w:date="2017-10-08T10:06:00Z"/>
                <w:rFonts w:ascii="Arial" w:hAnsi="Arial" w:cs="Arial"/>
                <w:b/>
              </w:rPr>
            </w:pPr>
            <w:r w:rsidRPr="00E224E6">
              <w:rPr>
                <w:rFonts w:ascii="Arial" w:hAnsi="Arial" w:cs="Arial"/>
                <w:rPrChange w:id="98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 xml:space="preserve">Peserta mampu </w:t>
            </w:r>
            <w:del w:id="99" w:author="Microsoft Office User" w:date="2017-10-08T10:07:00Z">
              <w:r w:rsidRPr="00E224E6" w:rsidDel="00FF3AFB">
                <w:rPr>
                  <w:rFonts w:ascii="Arial" w:hAnsi="Arial" w:cs="Arial"/>
                  <w:rPrChange w:id="100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menyebutkan </w:delText>
              </w:r>
            </w:del>
            <w:ins w:id="101" w:author="Microsoft Office User" w:date="2017-10-08T10:07:00Z">
              <w:r>
                <w:rPr>
                  <w:rFonts w:ascii="Arial" w:hAnsi="Arial" w:cs="Arial"/>
                </w:rPr>
                <w:t>melakukan</w:t>
              </w:r>
              <w:r w:rsidRPr="00E224E6">
                <w:rPr>
                  <w:rFonts w:ascii="Arial" w:hAnsi="Arial" w:cs="Arial"/>
                  <w:rPrChange w:id="102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del w:id="103" w:author="Microsoft Office User" w:date="2017-10-08T10:07:00Z">
              <w:r w:rsidRPr="00E224E6" w:rsidDel="00FF3AFB">
                <w:rPr>
                  <w:rFonts w:ascii="Arial" w:hAnsi="Arial" w:cs="Arial"/>
                  <w:rPrChange w:id="104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rencana </w:delText>
              </w:r>
            </w:del>
            <w:r w:rsidRPr="00E224E6">
              <w:rPr>
                <w:rFonts w:ascii="Arial" w:hAnsi="Arial" w:cs="Arial"/>
                <w:rPrChange w:id="105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>tindakan anestesi</w:t>
            </w:r>
            <w:r w:rsidRPr="00E224E6">
              <w:rPr>
                <w:rFonts w:ascii="Arial" w:hAnsi="Arial" w:cs="Arial"/>
                <w:b/>
                <w:rPrChange w:id="106" w:author="Microsoft Office User" w:date="2017-10-08T08:35:00Z">
                  <w:rPr>
                    <w:rFonts w:ascii="Cambria" w:hAnsi="Cambria" w:cs="Calibri"/>
                    <w:b/>
                    <w:sz w:val="20"/>
                    <w:szCs w:val="20"/>
                  </w:rPr>
                </w:rPrChange>
              </w:rPr>
              <w:t xml:space="preserve"> </w:t>
            </w:r>
            <w:ins w:id="107" w:author="Microsoft Office User" w:date="2017-10-08T10:06:00Z">
              <w:r w:rsidRPr="00FF3AFB">
                <w:rPr>
                  <w:rFonts w:ascii="Arial" w:hAnsi="Arial" w:cs="Arial"/>
                  <w:rPrChange w:id="108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berupa</w:t>
              </w:r>
              <w:r>
                <w:rPr>
                  <w:rFonts w:ascii="Arial" w:hAnsi="Arial" w:cs="Arial"/>
                  <w:b/>
                </w:rPr>
                <w:t xml:space="preserve"> </w:t>
              </w:r>
            </w:ins>
          </w:p>
          <w:p w14:paraId="04795402" w14:textId="45E2621A" w:rsidR="00507A83" w:rsidRPr="005511E5" w:rsidRDefault="00507A83" w:rsidP="0082004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ins w:id="109" w:author="Microsoft Office User" w:date="2017-10-08T10:06:00Z">
              <w:r w:rsidRPr="00FF3AFB">
                <w:rPr>
                  <w:rFonts w:ascii="Arial" w:hAnsi="Arial" w:cs="Arial"/>
                  <w:rPrChange w:id="110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lastRenderedPageBreak/>
                <w:t xml:space="preserve">Persiapan alat dan prosedur </w:t>
              </w:r>
            </w:ins>
            <w:r>
              <w:rPr>
                <w:rFonts w:ascii="Arial" w:hAnsi="Arial" w:cs="Arial"/>
              </w:rPr>
              <w:t xml:space="preserve">anestesi umum </w:t>
            </w:r>
            <w:ins w:id="111" w:author="Microsoft Office User" w:date="2017-10-08T10:06:00Z">
              <w:r w:rsidRPr="00FF3AFB">
                <w:rPr>
                  <w:rFonts w:ascii="Arial" w:hAnsi="Arial" w:cs="Arial"/>
                  <w:rPrChange w:id="112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intubasi</w:t>
              </w:r>
            </w:ins>
            <w:ins w:id="113" w:author="Microsoft Office User" w:date="2017-10-08T10:07:00Z">
              <w:r w:rsidRPr="00FF3AFB">
                <w:rPr>
                  <w:rFonts w:ascii="Arial" w:hAnsi="Arial" w:cs="Arial"/>
                  <w:rPrChange w:id="114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 xml:space="preserve"> </w:t>
              </w:r>
            </w:ins>
            <w:r>
              <w:rPr>
                <w:rFonts w:ascii="Arial" w:hAnsi="Arial" w:cs="Arial"/>
              </w:rPr>
              <w:t xml:space="preserve"> dengan penyulit obesitas </w:t>
            </w:r>
            <w:ins w:id="115" w:author="Microsoft Office User" w:date="2017-10-08T10:07:00Z">
              <w:r w:rsidRPr="00FF3AFB">
                <w:rPr>
                  <w:rFonts w:ascii="Arial" w:hAnsi="Arial" w:cs="Arial"/>
                  <w:rPrChange w:id="116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 xml:space="preserve">secara </w:t>
              </w:r>
            </w:ins>
            <w:r>
              <w:rPr>
                <w:rFonts w:ascii="Arial" w:hAnsi="Arial" w:cs="Arial"/>
              </w:rPr>
              <w:t xml:space="preserve">tidak </w:t>
            </w:r>
            <w:ins w:id="117" w:author="Microsoft Office User" w:date="2017-10-08T10:07:00Z">
              <w:r w:rsidRPr="00FF3AFB">
                <w:rPr>
                  <w:rFonts w:ascii="Arial" w:hAnsi="Arial" w:cs="Arial"/>
                  <w:rPrChange w:id="118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lengkap dan runut</w:t>
              </w:r>
            </w:ins>
          </w:p>
        </w:tc>
        <w:tc>
          <w:tcPr>
            <w:tcW w:w="1126" w:type="pct"/>
          </w:tcPr>
          <w:p w14:paraId="3163928C" w14:textId="77777777" w:rsidR="00507A83" w:rsidRDefault="00507A83" w:rsidP="00507A83">
            <w:pPr>
              <w:pStyle w:val="ListParagraph"/>
              <w:spacing w:after="0" w:line="100" w:lineRule="atLeast"/>
              <w:ind w:left="0"/>
              <w:jc w:val="both"/>
              <w:rPr>
                <w:ins w:id="119" w:author="Microsoft Office User" w:date="2017-10-08T10:06:00Z"/>
                <w:rFonts w:ascii="Arial" w:hAnsi="Arial" w:cs="Arial"/>
                <w:b/>
              </w:rPr>
            </w:pPr>
            <w:r w:rsidRPr="00E224E6">
              <w:rPr>
                <w:rFonts w:ascii="Arial" w:hAnsi="Arial" w:cs="Arial"/>
                <w:rPrChange w:id="120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lastRenderedPageBreak/>
              <w:t xml:space="preserve">Peserta mampu </w:t>
            </w:r>
            <w:del w:id="121" w:author="Microsoft Office User" w:date="2017-10-08T10:07:00Z">
              <w:r w:rsidRPr="00E224E6" w:rsidDel="00FF3AFB">
                <w:rPr>
                  <w:rFonts w:ascii="Arial" w:hAnsi="Arial" w:cs="Arial"/>
                  <w:rPrChange w:id="122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menyebutkan </w:delText>
              </w:r>
            </w:del>
            <w:ins w:id="123" w:author="Microsoft Office User" w:date="2017-10-08T10:07:00Z">
              <w:r>
                <w:rPr>
                  <w:rFonts w:ascii="Arial" w:hAnsi="Arial" w:cs="Arial"/>
                </w:rPr>
                <w:t>melakukan</w:t>
              </w:r>
              <w:r w:rsidRPr="00E224E6">
                <w:rPr>
                  <w:rFonts w:ascii="Arial" w:hAnsi="Arial" w:cs="Arial"/>
                  <w:rPrChange w:id="124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del w:id="125" w:author="Microsoft Office User" w:date="2017-10-08T10:07:00Z">
              <w:r w:rsidRPr="00E224E6" w:rsidDel="00FF3AFB">
                <w:rPr>
                  <w:rFonts w:ascii="Arial" w:hAnsi="Arial" w:cs="Arial"/>
                  <w:rPrChange w:id="126" w:author="Microsoft Office User" w:date="2017-10-08T08:35:00Z">
                    <w:rPr>
                      <w:rFonts w:ascii="Cambria" w:hAnsi="Cambria"/>
                      <w:sz w:val="20"/>
                      <w:szCs w:val="20"/>
                    </w:rPr>
                  </w:rPrChange>
                </w:rPr>
                <w:delText xml:space="preserve">rencana </w:delText>
              </w:r>
            </w:del>
            <w:r w:rsidRPr="00E224E6">
              <w:rPr>
                <w:rFonts w:ascii="Arial" w:hAnsi="Arial" w:cs="Arial"/>
                <w:rPrChange w:id="127" w:author="Microsoft Office User" w:date="2017-10-08T08:35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>tindakan anestesi</w:t>
            </w:r>
            <w:r w:rsidRPr="00E224E6">
              <w:rPr>
                <w:rFonts w:ascii="Arial" w:hAnsi="Arial" w:cs="Arial"/>
                <w:b/>
                <w:rPrChange w:id="128" w:author="Microsoft Office User" w:date="2017-10-08T08:35:00Z">
                  <w:rPr>
                    <w:rFonts w:ascii="Cambria" w:hAnsi="Cambria" w:cs="Calibri"/>
                    <w:b/>
                    <w:sz w:val="20"/>
                    <w:szCs w:val="20"/>
                  </w:rPr>
                </w:rPrChange>
              </w:rPr>
              <w:t xml:space="preserve"> </w:t>
            </w:r>
            <w:ins w:id="129" w:author="Microsoft Office User" w:date="2017-10-08T10:06:00Z">
              <w:r w:rsidRPr="00FF3AFB">
                <w:rPr>
                  <w:rFonts w:ascii="Arial" w:hAnsi="Arial" w:cs="Arial"/>
                  <w:rPrChange w:id="130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berupa</w:t>
              </w:r>
              <w:r>
                <w:rPr>
                  <w:rFonts w:ascii="Arial" w:hAnsi="Arial" w:cs="Arial"/>
                  <w:b/>
                </w:rPr>
                <w:t xml:space="preserve"> </w:t>
              </w:r>
            </w:ins>
          </w:p>
          <w:p w14:paraId="20274DF8" w14:textId="14B505F1" w:rsidR="00507A83" w:rsidRPr="00507A83" w:rsidRDefault="00507A83" w:rsidP="00507A8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ins w:id="131" w:author="Microsoft Office User" w:date="2017-10-08T10:06:00Z">
              <w:r w:rsidRPr="00FF3AFB">
                <w:rPr>
                  <w:rFonts w:ascii="Arial" w:hAnsi="Arial" w:cs="Arial"/>
                  <w:rPrChange w:id="132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 xml:space="preserve">Persiapan alat dan prosedur </w:t>
              </w:r>
            </w:ins>
            <w:r>
              <w:rPr>
                <w:rFonts w:ascii="Arial" w:hAnsi="Arial" w:cs="Arial"/>
              </w:rPr>
              <w:t xml:space="preserve">anestesi umum </w:t>
            </w:r>
            <w:ins w:id="133" w:author="Microsoft Office User" w:date="2017-10-08T10:06:00Z">
              <w:r w:rsidRPr="00FF3AFB">
                <w:rPr>
                  <w:rFonts w:ascii="Arial" w:hAnsi="Arial" w:cs="Arial"/>
                  <w:rPrChange w:id="134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intubasi</w:t>
              </w:r>
            </w:ins>
            <w:ins w:id="135" w:author="Microsoft Office User" w:date="2017-10-08T10:07:00Z">
              <w:r w:rsidRPr="00FF3AFB">
                <w:rPr>
                  <w:rFonts w:ascii="Arial" w:hAnsi="Arial" w:cs="Arial"/>
                  <w:rPrChange w:id="136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 xml:space="preserve"> </w:t>
              </w:r>
            </w:ins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lastRenderedPageBreak/>
              <w:t xml:space="preserve">dengan penyulit obesitas </w:t>
            </w:r>
            <w:ins w:id="137" w:author="Microsoft Office User" w:date="2017-10-08T10:07:00Z">
              <w:r w:rsidRPr="00FF3AFB">
                <w:rPr>
                  <w:rFonts w:ascii="Arial" w:hAnsi="Arial" w:cs="Arial"/>
                  <w:rPrChange w:id="138" w:author="Microsoft Office User" w:date="2017-10-08T10:07:00Z">
                    <w:rPr>
                      <w:rFonts w:ascii="Arial" w:hAnsi="Arial" w:cs="Arial"/>
                      <w:b/>
                    </w:rPr>
                  </w:rPrChange>
                </w:rPr>
                <w:t>secara lengkap dan runut</w:t>
              </w:r>
            </w:ins>
          </w:p>
        </w:tc>
        <w:tc>
          <w:tcPr>
            <w:tcW w:w="356" w:type="pct"/>
          </w:tcPr>
          <w:p w14:paraId="1EE6D659" w14:textId="77777777" w:rsidR="00507A83" w:rsidRPr="00D36BFA" w:rsidRDefault="00507A83" w:rsidP="00F054C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3</w:t>
            </w:r>
          </w:p>
        </w:tc>
        <w:tc>
          <w:tcPr>
            <w:tcW w:w="275" w:type="pct"/>
          </w:tcPr>
          <w:p w14:paraId="18B9D11A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07A83" w:rsidRPr="005511E5" w14:paraId="0B36FDBE" w14:textId="77777777" w:rsidTr="007C6A3F">
        <w:tc>
          <w:tcPr>
            <w:tcW w:w="689" w:type="pct"/>
          </w:tcPr>
          <w:p w14:paraId="70C28BD7" w14:textId="77777777" w:rsidR="00507A83" w:rsidRPr="005511E5" w:rsidRDefault="00507A83" w:rsidP="00556AE2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5. Monitoring dan manajemen penyulit</w:t>
            </w:r>
          </w:p>
        </w:tc>
        <w:tc>
          <w:tcPr>
            <w:tcW w:w="683" w:type="pct"/>
          </w:tcPr>
          <w:p w14:paraId="727BB3C9" w14:textId="77777777" w:rsidR="00507A83" w:rsidRPr="005511E5" w:rsidRDefault="00507A83" w:rsidP="00556AE2">
            <w:pPr>
              <w:spacing w:after="0" w:line="240" w:lineRule="auto"/>
              <w:rPr>
                <w:rFonts w:ascii="Arial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 xml:space="preserve">Peserta ujian </w:t>
            </w:r>
            <w:r w:rsidRPr="005511E5">
              <w:rPr>
                <w:rFonts w:ascii="Arial" w:eastAsia="Times New Roman" w:hAnsi="Arial" w:cs="Arial"/>
                <w:b/>
              </w:rPr>
              <w:t>tidak</w:t>
            </w:r>
            <w:r w:rsidRPr="005511E5">
              <w:rPr>
                <w:rFonts w:ascii="Arial" w:eastAsia="Times New Roman" w:hAnsi="Arial" w:cs="Arial"/>
              </w:rPr>
              <w:t xml:space="preserve"> melakukan penatalaksanaan kegawatan </w:t>
            </w:r>
          </w:p>
        </w:tc>
        <w:tc>
          <w:tcPr>
            <w:tcW w:w="972" w:type="pct"/>
          </w:tcPr>
          <w:p w14:paraId="0EAD0974" w14:textId="6F2FDF57" w:rsidR="00507A83" w:rsidRPr="005511E5" w:rsidRDefault="00507A83" w:rsidP="00556AE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 xml:space="preserve">Peserta ujian melakukan penatalaksanaan kegawatan </w:t>
            </w:r>
            <w:r>
              <w:rPr>
                <w:rFonts w:ascii="Arial" w:eastAsia="Times New Roman" w:hAnsi="Arial" w:cs="Arial"/>
              </w:rPr>
              <w:t xml:space="preserve">1 </w:t>
            </w:r>
            <w:r>
              <w:rPr>
                <w:rFonts w:ascii="Arial" w:eastAsia="Times New Roman" w:hAnsi="Arial" w:cs="Arial"/>
                <w:lang w:val="en-US"/>
              </w:rPr>
              <w:t>dari 3</w:t>
            </w:r>
            <w:r w:rsidRPr="005511E5">
              <w:rPr>
                <w:rFonts w:ascii="Arial" w:eastAsia="Times New Roman" w:hAnsi="Arial" w:cs="Arial"/>
              </w:rPr>
              <w:t xml:space="preserve"> item</w:t>
            </w:r>
          </w:p>
        </w:tc>
        <w:tc>
          <w:tcPr>
            <w:tcW w:w="899" w:type="pct"/>
          </w:tcPr>
          <w:p w14:paraId="1F505C1E" w14:textId="0DB96B86" w:rsidR="00507A83" w:rsidRPr="00D36BFA" w:rsidRDefault="00507A83" w:rsidP="00556AE2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5511E5">
              <w:rPr>
                <w:rFonts w:ascii="Arial" w:eastAsia="Times New Roman" w:hAnsi="Arial" w:cs="Arial"/>
              </w:rPr>
              <w:t xml:space="preserve">Peserta ujian melakukan penatalaksanaan kegawatan </w:t>
            </w:r>
            <w:r>
              <w:rPr>
                <w:rFonts w:ascii="Arial" w:eastAsia="Times New Roman" w:hAnsi="Arial" w:cs="Arial"/>
                <w:lang w:val="en-US"/>
              </w:rPr>
              <w:t>2 dari 3</w:t>
            </w:r>
            <w:r w:rsidRPr="005511E5">
              <w:rPr>
                <w:rFonts w:ascii="Arial" w:eastAsia="Times New Roman" w:hAnsi="Arial" w:cs="Arial"/>
              </w:rPr>
              <w:t xml:space="preserve"> item </w:t>
            </w:r>
          </w:p>
          <w:p w14:paraId="68EAAE7B" w14:textId="77777777" w:rsidR="00507A83" w:rsidRPr="005511E5" w:rsidRDefault="00507A83" w:rsidP="00556AE2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26" w:type="pct"/>
          </w:tcPr>
          <w:p w14:paraId="0E349EBF" w14:textId="77777777" w:rsidR="00507A83" w:rsidRPr="005511E5" w:rsidRDefault="00507A83" w:rsidP="00556AE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511E5">
              <w:rPr>
                <w:rFonts w:ascii="Arial" w:eastAsia="Times New Roman" w:hAnsi="Arial" w:cs="Arial"/>
              </w:rPr>
              <w:t xml:space="preserve">Peserta ujian melakukan </w:t>
            </w:r>
            <w:r w:rsidRPr="005511E5">
              <w:rPr>
                <w:rFonts w:ascii="Arial" w:eastAsia="Times New Roman" w:hAnsi="Arial" w:cs="Arial"/>
                <w:b/>
              </w:rPr>
              <w:t xml:space="preserve">semua item </w:t>
            </w:r>
            <w:r w:rsidRPr="005511E5">
              <w:rPr>
                <w:rFonts w:ascii="Arial" w:eastAsia="Times New Roman" w:hAnsi="Arial" w:cs="Arial"/>
              </w:rPr>
              <w:t xml:space="preserve">penata laksanaan kegawatan yang meliputi : </w:t>
            </w:r>
          </w:p>
          <w:p w14:paraId="76928F2B" w14:textId="77777777" w:rsidR="00507A83" w:rsidRPr="00361A0E" w:rsidRDefault="00507A83" w:rsidP="000466A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361A0E">
              <w:rPr>
                <w:rFonts w:ascii="Arial" w:hAnsi="Arial" w:cs="Arial"/>
              </w:rPr>
              <w:t xml:space="preserve">Menginformasikan kepada operator </w:t>
            </w:r>
            <w:r>
              <w:rPr>
                <w:rFonts w:ascii="Arial" w:hAnsi="Arial" w:cs="Arial"/>
                <w:lang w:val="en-US"/>
              </w:rPr>
              <w:t xml:space="preserve">untuk menghentikan operasi sementara karena terjadi </w:t>
            </w:r>
            <w:r>
              <w:rPr>
                <w:rFonts w:ascii="Arial" w:hAnsi="Arial" w:cs="Arial"/>
              </w:rPr>
              <w:t>bradikardi</w:t>
            </w:r>
          </w:p>
          <w:p w14:paraId="6F8B4E6B" w14:textId="77777777" w:rsidR="00507A83" w:rsidRPr="00361A0E" w:rsidRDefault="00507A83" w:rsidP="000466A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Menurunkan tekanan gas insuflasi</w:t>
            </w:r>
          </w:p>
          <w:p w14:paraId="1E0144EB" w14:textId="4E4C4AFE" w:rsidR="00507A83" w:rsidRPr="00101965" w:rsidRDefault="00507A83" w:rsidP="000466A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Memberikan vagolitik (sulfas atropine)</w:t>
            </w:r>
          </w:p>
        </w:tc>
        <w:tc>
          <w:tcPr>
            <w:tcW w:w="356" w:type="pct"/>
          </w:tcPr>
          <w:p w14:paraId="31BDA092" w14:textId="77777777" w:rsidR="00507A83" w:rsidRPr="00556AE2" w:rsidRDefault="00507A83" w:rsidP="00556AE2">
            <w:pPr>
              <w:spacing w:after="0" w:line="240" w:lineRule="auto"/>
              <w:ind w:left="20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5</w:t>
            </w:r>
          </w:p>
        </w:tc>
        <w:tc>
          <w:tcPr>
            <w:tcW w:w="275" w:type="pct"/>
          </w:tcPr>
          <w:p w14:paraId="52C5D987" w14:textId="77777777" w:rsidR="00507A83" w:rsidRPr="005511E5" w:rsidRDefault="00507A83" w:rsidP="00556AE2">
            <w:pPr>
              <w:spacing w:after="0" w:line="240" w:lineRule="auto"/>
              <w:ind w:left="20"/>
              <w:rPr>
                <w:rFonts w:ascii="Arial" w:eastAsia="Times New Roman" w:hAnsi="Arial" w:cs="Arial"/>
              </w:rPr>
            </w:pPr>
          </w:p>
        </w:tc>
      </w:tr>
      <w:tr w:rsidR="00507A83" w:rsidRPr="005511E5" w14:paraId="78449561" w14:textId="77777777" w:rsidTr="007C6A3F">
        <w:tc>
          <w:tcPr>
            <w:tcW w:w="689" w:type="pct"/>
          </w:tcPr>
          <w:p w14:paraId="57B11280" w14:textId="77777777" w:rsidR="00507A83" w:rsidRPr="005511E5" w:rsidRDefault="00507A83" w:rsidP="00F054C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7. Komunikasi dan Perilaku profesional</w:t>
            </w:r>
          </w:p>
        </w:tc>
        <w:tc>
          <w:tcPr>
            <w:tcW w:w="683" w:type="pct"/>
          </w:tcPr>
          <w:p w14:paraId="3F1FA658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Peserta ujian tidak meminta meminta izin secara lisan dan sama sekali tidakn melakukan point berikut:</w:t>
            </w:r>
          </w:p>
          <w:p w14:paraId="3C3D62BF" w14:textId="77777777" w:rsidR="00507A83" w:rsidRPr="005511E5" w:rsidRDefault="00507A83" w:rsidP="005B50CB">
            <w:pPr>
              <w:numPr>
                <w:ilvl w:val="0"/>
                <w:numId w:val="10"/>
              </w:numPr>
              <w:spacing w:after="0" w:line="240" w:lineRule="auto"/>
              <w:ind w:left="328" w:hanging="284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 xml:space="preserve">melakukan setiap tindakan dengan berhati-hati dan teliti sehingga </w:t>
            </w:r>
            <w:r w:rsidRPr="005511E5">
              <w:rPr>
                <w:rFonts w:ascii="Arial" w:hAnsi="Arial" w:cs="Arial"/>
              </w:rPr>
              <w:lastRenderedPageBreak/>
              <w:t>tidak membahayakan pasien dan diri sendiri</w:t>
            </w:r>
          </w:p>
          <w:p w14:paraId="1A021EFE" w14:textId="77777777" w:rsidR="00507A83" w:rsidRPr="005511E5" w:rsidRDefault="00507A83" w:rsidP="005B50CB">
            <w:pPr>
              <w:numPr>
                <w:ilvl w:val="0"/>
                <w:numId w:val="10"/>
              </w:numPr>
              <w:spacing w:after="0" w:line="240" w:lineRule="auto"/>
              <w:ind w:left="328" w:hanging="284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memperhatikan kenyamanan pasien</w:t>
            </w:r>
          </w:p>
          <w:p w14:paraId="5E6BB570" w14:textId="77777777" w:rsidR="00507A83" w:rsidRPr="005511E5" w:rsidRDefault="00507A83" w:rsidP="005B50CB">
            <w:pPr>
              <w:numPr>
                <w:ilvl w:val="0"/>
                <w:numId w:val="10"/>
              </w:numPr>
              <w:spacing w:after="0" w:line="240" w:lineRule="auto"/>
              <w:ind w:left="328" w:hanging="284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melakukan tindakan sesuai prioritas</w:t>
            </w:r>
          </w:p>
          <w:p w14:paraId="651C683F" w14:textId="77777777" w:rsidR="00507A83" w:rsidRPr="005511E5" w:rsidRDefault="00507A83" w:rsidP="005B50CB">
            <w:pPr>
              <w:numPr>
                <w:ilvl w:val="0"/>
                <w:numId w:val="10"/>
              </w:numPr>
              <w:spacing w:after="0" w:line="240" w:lineRule="auto"/>
              <w:ind w:left="328" w:hanging="284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menunjukkan rasa hormat kepada pasien</w:t>
            </w:r>
          </w:p>
          <w:p w14:paraId="0DD81B92" w14:textId="77777777" w:rsidR="00507A83" w:rsidRPr="005511E5" w:rsidRDefault="00507A83" w:rsidP="005B50CB">
            <w:pPr>
              <w:numPr>
                <w:ilvl w:val="0"/>
                <w:numId w:val="10"/>
              </w:numPr>
              <w:spacing w:after="0" w:line="240" w:lineRule="auto"/>
              <w:ind w:left="328" w:hanging="284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36A66BFC" w14:textId="77777777" w:rsidR="00507A83" w:rsidRPr="005511E5" w:rsidRDefault="00507A83" w:rsidP="00F054C5">
            <w:pPr>
              <w:spacing w:after="0"/>
              <w:ind w:left="209"/>
              <w:rPr>
                <w:rFonts w:ascii="Arial" w:hAnsi="Arial" w:cs="Arial"/>
              </w:rPr>
            </w:pPr>
          </w:p>
        </w:tc>
        <w:tc>
          <w:tcPr>
            <w:tcW w:w="972" w:type="pct"/>
          </w:tcPr>
          <w:p w14:paraId="29896203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meminta izin secara lisan dan 1-2 point berikut:</w:t>
            </w:r>
          </w:p>
          <w:p w14:paraId="1681E12A" w14:textId="77777777" w:rsidR="00507A83" w:rsidRPr="005511E5" w:rsidRDefault="00507A83" w:rsidP="005B50CB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0FA7B418" w14:textId="77777777" w:rsidR="00507A83" w:rsidRPr="005511E5" w:rsidRDefault="00507A83" w:rsidP="005B50CB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memperhatikan kenyamanan pasien</w:t>
            </w:r>
          </w:p>
          <w:p w14:paraId="2FB4BA29" w14:textId="77777777" w:rsidR="00507A83" w:rsidRPr="005511E5" w:rsidRDefault="00507A83" w:rsidP="005B50CB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melakukan tindakan sesuai prioritas</w:t>
            </w:r>
          </w:p>
          <w:p w14:paraId="43568EA3" w14:textId="77777777" w:rsidR="00507A83" w:rsidRPr="005511E5" w:rsidRDefault="00507A83" w:rsidP="005B50CB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menunjukkan rasa hormat kepada pasien</w:t>
            </w:r>
          </w:p>
          <w:p w14:paraId="6AAAD196" w14:textId="77777777" w:rsidR="00507A83" w:rsidRPr="005511E5" w:rsidRDefault="00507A83" w:rsidP="005B50CB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3637678C" w14:textId="77777777" w:rsidR="00507A83" w:rsidRPr="005511E5" w:rsidRDefault="00507A83" w:rsidP="00F054C5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899" w:type="pct"/>
          </w:tcPr>
          <w:p w14:paraId="068C2999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meminta izin secara lisan dan 3-4 point berikut:</w:t>
            </w:r>
          </w:p>
          <w:p w14:paraId="4A248DDA" w14:textId="77777777" w:rsidR="00507A83" w:rsidRPr="005511E5" w:rsidRDefault="00507A83" w:rsidP="005B50CB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762B1AB" w14:textId="77777777" w:rsidR="00507A83" w:rsidRPr="005511E5" w:rsidRDefault="00507A83" w:rsidP="005B50CB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memperhatikan kenyamanan pasien</w:t>
            </w:r>
          </w:p>
          <w:p w14:paraId="2046E648" w14:textId="77777777" w:rsidR="00507A83" w:rsidRPr="005511E5" w:rsidRDefault="00507A83" w:rsidP="005B50CB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melakukan tindakan sesuai prioritas</w:t>
            </w:r>
          </w:p>
          <w:p w14:paraId="5AFD270E" w14:textId="77777777" w:rsidR="00507A83" w:rsidRPr="005511E5" w:rsidRDefault="00507A83" w:rsidP="005B50CB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menunjukkan rasa hormat kepada pasien</w:t>
            </w:r>
          </w:p>
          <w:p w14:paraId="3CD02831" w14:textId="77777777" w:rsidR="00507A83" w:rsidRPr="005511E5" w:rsidRDefault="00507A83" w:rsidP="005B50CB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18A2AD0E" w14:textId="77777777" w:rsidR="00507A83" w:rsidRPr="005511E5" w:rsidRDefault="00507A83" w:rsidP="00F054C5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126" w:type="pct"/>
          </w:tcPr>
          <w:p w14:paraId="33D5AFFA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meminta izin secara lisan dan melakukan di bawah ini secara lengkap:</w:t>
            </w:r>
          </w:p>
          <w:p w14:paraId="27CCE503" w14:textId="77777777" w:rsidR="00507A83" w:rsidRPr="005511E5" w:rsidRDefault="00507A83" w:rsidP="005B50C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A7A59BC" w14:textId="77777777" w:rsidR="00507A83" w:rsidRPr="005511E5" w:rsidRDefault="00507A83" w:rsidP="005B50C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memperhatikan kenyamanan pasien</w:t>
            </w:r>
          </w:p>
          <w:p w14:paraId="42D18399" w14:textId="77777777" w:rsidR="00507A83" w:rsidRPr="005511E5" w:rsidRDefault="00507A83" w:rsidP="005B50C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melakukan tindakan sesuai prioritas</w:t>
            </w:r>
          </w:p>
          <w:p w14:paraId="7AB2599F" w14:textId="77777777" w:rsidR="00507A83" w:rsidRPr="005511E5" w:rsidRDefault="00507A83" w:rsidP="005B50C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t>menunjukkan rasa hormat kepada pasien</w:t>
            </w:r>
          </w:p>
          <w:p w14:paraId="27252F2F" w14:textId="77777777" w:rsidR="00507A83" w:rsidRPr="005511E5" w:rsidRDefault="00507A83" w:rsidP="005B50C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5511E5">
              <w:rPr>
                <w:rFonts w:ascii="Arial" w:hAnsi="Arial" w:cs="Arial"/>
              </w:rPr>
              <w:lastRenderedPageBreak/>
              <w:t>mengetahui keterbatasan dengan merujuk atau melakukan konsultasi bila diperlukan</w:t>
            </w:r>
          </w:p>
          <w:p w14:paraId="588FF2D1" w14:textId="77777777" w:rsidR="00507A83" w:rsidRPr="005511E5" w:rsidRDefault="00507A83" w:rsidP="00F054C5">
            <w:pPr>
              <w:spacing w:after="0"/>
              <w:ind w:left="360"/>
              <w:rPr>
                <w:rFonts w:ascii="Arial" w:hAnsi="Arial" w:cs="Arial"/>
              </w:rPr>
            </w:pPr>
          </w:p>
        </w:tc>
        <w:tc>
          <w:tcPr>
            <w:tcW w:w="356" w:type="pct"/>
          </w:tcPr>
          <w:p w14:paraId="2563267A" w14:textId="77777777" w:rsidR="00507A83" w:rsidRPr="00556AE2" w:rsidRDefault="00507A83" w:rsidP="00F054C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3</w:t>
            </w:r>
          </w:p>
        </w:tc>
        <w:tc>
          <w:tcPr>
            <w:tcW w:w="275" w:type="pct"/>
          </w:tcPr>
          <w:p w14:paraId="67C7D508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07A83" w:rsidRPr="005511E5" w14:paraId="1FCC398D" w14:textId="77777777" w:rsidTr="007C6A3F">
        <w:tc>
          <w:tcPr>
            <w:tcW w:w="689" w:type="pct"/>
          </w:tcPr>
          <w:p w14:paraId="7A23A5A4" w14:textId="77777777" w:rsidR="00507A83" w:rsidRPr="005511E5" w:rsidRDefault="00507A83" w:rsidP="00F054C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83" w:type="pct"/>
          </w:tcPr>
          <w:p w14:paraId="44968B13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972" w:type="pct"/>
          </w:tcPr>
          <w:p w14:paraId="5E62338A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899" w:type="pct"/>
          </w:tcPr>
          <w:p w14:paraId="78601497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1126" w:type="pct"/>
          </w:tcPr>
          <w:p w14:paraId="1902CE6F" w14:textId="77777777" w:rsidR="00507A83" w:rsidRPr="005511E5" w:rsidRDefault="00507A83" w:rsidP="00F054C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356" w:type="pct"/>
          </w:tcPr>
          <w:p w14:paraId="1BB62941" w14:textId="77777777" w:rsidR="00507A83" w:rsidRPr="005511E5" w:rsidRDefault="00507A83" w:rsidP="00F054C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5" w:type="pct"/>
          </w:tcPr>
          <w:p w14:paraId="36596D8B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07A83" w:rsidRPr="005511E5" w14:paraId="01EE2B0D" w14:textId="77777777" w:rsidTr="007C6A3F">
        <w:tc>
          <w:tcPr>
            <w:tcW w:w="4725" w:type="pct"/>
            <w:gridSpan w:val="6"/>
            <w:shd w:val="clear" w:color="auto" w:fill="BFBFBF"/>
          </w:tcPr>
          <w:p w14:paraId="78C897B5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511E5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75" w:type="pct"/>
          </w:tcPr>
          <w:p w14:paraId="4270F184" w14:textId="77777777" w:rsidR="00507A83" w:rsidRPr="005511E5" w:rsidRDefault="00507A83" w:rsidP="00F054C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8F639E3" w14:textId="77777777" w:rsidR="000B14CA" w:rsidRPr="005511E5" w:rsidRDefault="000B14CA" w:rsidP="000B14CA">
      <w:pPr>
        <w:jc w:val="both"/>
        <w:rPr>
          <w:rFonts w:ascii="Arial" w:hAnsi="Arial" w:cs="Arial"/>
        </w:rPr>
      </w:pPr>
    </w:p>
    <w:p w14:paraId="09177ABC" w14:textId="77777777" w:rsidR="000B14CA" w:rsidRPr="005511E5" w:rsidRDefault="000B14CA" w:rsidP="000B14CA">
      <w:pPr>
        <w:jc w:val="both"/>
        <w:rPr>
          <w:rFonts w:ascii="Arial" w:hAnsi="Arial" w:cs="Arial"/>
        </w:rPr>
      </w:pPr>
    </w:p>
    <w:p w14:paraId="64CC2A6D" w14:textId="77777777" w:rsidR="000B14CA" w:rsidRPr="005511E5" w:rsidRDefault="000B14CA" w:rsidP="000B14CA">
      <w:pPr>
        <w:spacing w:after="0" w:line="240" w:lineRule="auto"/>
        <w:rPr>
          <w:rFonts w:ascii="Arial" w:hAnsi="Arial" w:cs="Arial"/>
          <w:b/>
        </w:rPr>
      </w:pPr>
      <w:r w:rsidRPr="005511E5">
        <w:rPr>
          <w:rFonts w:ascii="Arial" w:hAnsi="Arial" w:cs="Arial"/>
          <w:b/>
        </w:rPr>
        <w:t>II. Global performance</w:t>
      </w:r>
    </w:p>
    <w:p w14:paraId="07849747" w14:textId="77777777" w:rsidR="000B14CA" w:rsidRPr="005511E5" w:rsidRDefault="000B14CA" w:rsidP="000B14CA">
      <w:pPr>
        <w:spacing w:after="0" w:line="240" w:lineRule="auto"/>
        <w:rPr>
          <w:rFonts w:ascii="Arial" w:hAnsi="Arial" w:cs="Arial"/>
          <w:b/>
        </w:rPr>
      </w:pPr>
      <w:r w:rsidRPr="005511E5">
        <w:rPr>
          <w:rFonts w:ascii="Arial" w:hAnsi="Arial" w:cs="Arial"/>
          <w:b/>
        </w:rPr>
        <w:t>Beri tanda (√) pada kolom yang disediakan sesuai dengan penilaian Anda secara umum terhadap kemampuan peserta ujian!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8"/>
        <w:gridCol w:w="3119"/>
        <w:gridCol w:w="3260"/>
      </w:tblGrid>
      <w:tr w:rsidR="000B14CA" w:rsidRPr="005511E5" w14:paraId="72213571" w14:textId="77777777" w:rsidTr="00F054C5">
        <w:tc>
          <w:tcPr>
            <w:tcW w:w="3085" w:type="dxa"/>
            <w:shd w:val="clear" w:color="auto" w:fill="BFBFBF"/>
          </w:tcPr>
          <w:p w14:paraId="04AC460E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5511E5">
              <w:rPr>
                <w:rFonts w:ascii="Arial" w:eastAsia="Times New Roman" w:hAnsi="Arial" w:cs="Arial"/>
                <w:b/>
              </w:rPr>
              <w:t>Tidak lulus</w:t>
            </w:r>
          </w:p>
        </w:tc>
        <w:tc>
          <w:tcPr>
            <w:tcW w:w="3118" w:type="dxa"/>
            <w:shd w:val="clear" w:color="auto" w:fill="BFBFBF"/>
          </w:tcPr>
          <w:p w14:paraId="60083098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5511E5">
              <w:rPr>
                <w:rFonts w:ascii="Arial" w:eastAsia="Times New Roman" w:hAnsi="Arial" w:cs="Arial"/>
                <w:b/>
              </w:rPr>
              <w:t>Borderline</w:t>
            </w:r>
          </w:p>
        </w:tc>
        <w:tc>
          <w:tcPr>
            <w:tcW w:w="3119" w:type="dxa"/>
            <w:shd w:val="clear" w:color="auto" w:fill="BFBFBF"/>
          </w:tcPr>
          <w:p w14:paraId="353D2930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5511E5">
              <w:rPr>
                <w:rFonts w:ascii="Arial" w:eastAsia="Times New Roman" w:hAnsi="Arial" w:cs="Arial"/>
                <w:b/>
              </w:rPr>
              <w:t>Lulus</w:t>
            </w:r>
          </w:p>
        </w:tc>
        <w:tc>
          <w:tcPr>
            <w:tcW w:w="3260" w:type="dxa"/>
            <w:shd w:val="clear" w:color="auto" w:fill="BFBFBF"/>
          </w:tcPr>
          <w:p w14:paraId="0661D47B" w14:textId="77777777" w:rsidR="000B14CA" w:rsidRPr="005511E5" w:rsidRDefault="000B14CA" w:rsidP="00F05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5511E5">
              <w:rPr>
                <w:rFonts w:ascii="Arial" w:eastAsia="Times New Roman" w:hAnsi="Arial" w:cs="Arial"/>
                <w:b/>
              </w:rPr>
              <w:t>Superior</w:t>
            </w:r>
          </w:p>
        </w:tc>
      </w:tr>
      <w:tr w:rsidR="000B14CA" w:rsidRPr="005511E5" w14:paraId="5D4CC052" w14:textId="77777777" w:rsidTr="00F054C5">
        <w:tc>
          <w:tcPr>
            <w:tcW w:w="3085" w:type="dxa"/>
            <w:shd w:val="clear" w:color="auto" w:fill="auto"/>
          </w:tcPr>
          <w:p w14:paraId="7F0C2A2E" w14:textId="77777777" w:rsidR="000B14CA" w:rsidRPr="005511E5" w:rsidRDefault="000B14CA" w:rsidP="00F054C5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8" w:type="dxa"/>
            <w:shd w:val="clear" w:color="auto" w:fill="auto"/>
          </w:tcPr>
          <w:p w14:paraId="10BB29EA" w14:textId="77777777" w:rsidR="000B14CA" w:rsidRPr="005511E5" w:rsidRDefault="000B14CA" w:rsidP="00F054C5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9" w:type="dxa"/>
            <w:shd w:val="clear" w:color="auto" w:fill="auto"/>
          </w:tcPr>
          <w:p w14:paraId="7743AB94" w14:textId="77777777" w:rsidR="000B14CA" w:rsidRPr="005511E5" w:rsidRDefault="000B14CA" w:rsidP="00F054C5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260" w:type="dxa"/>
            <w:shd w:val="clear" w:color="auto" w:fill="auto"/>
          </w:tcPr>
          <w:p w14:paraId="7A1A4818" w14:textId="77777777" w:rsidR="000B14CA" w:rsidRPr="005511E5" w:rsidRDefault="000B14CA" w:rsidP="00F054C5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647AF084" w14:textId="77777777" w:rsidR="000B14CA" w:rsidRDefault="000B14CA" w:rsidP="000B14CA">
      <w:pPr>
        <w:spacing w:after="0" w:line="240" w:lineRule="auto"/>
        <w:rPr>
          <w:rFonts w:ascii="Arial" w:hAnsi="Arial" w:cs="Arial"/>
          <w:b/>
        </w:rPr>
      </w:pPr>
    </w:p>
    <w:p w14:paraId="59359063" w14:textId="77777777" w:rsidR="00976D7E" w:rsidRPr="005511E5" w:rsidRDefault="00976D7E" w:rsidP="000B14CA">
      <w:pPr>
        <w:spacing w:after="0" w:line="240" w:lineRule="auto"/>
        <w:rPr>
          <w:rFonts w:ascii="Arial" w:hAnsi="Arial" w:cs="Arial"/>
          <w:b/>
        </w:rPr>
      </w:pPr>
    </w:p>
    <w:p w14:paraId="5B69D2EA" w14:textId="76F0FFA7" w:rsidR="000B14CA" w:rsidRDefault="000B14CA" w:rsidP="000B14CA">
      <w:pPr>
        <w:tabs>
          <w:tab w:val="left" w:pos="12333"/>
        </w:tabs>
        <w:spacing w:after="0" w:line="240" w:lineRule="auto"/>
        <w:rPr>
          <w:rFonts w:ascii="Arial" w:hAnsi="Arial" w:cs="Arial"/>
        </w:rPr>
      </w:pPr>
      <w:r w:rsidRPr="005511E5">
        <w:rPr>
          <w:rFonts w:ascii="Arial" w:hAnsi="Arial" w:cs="Arial"/>
        </w:rPr>
        <w:t>.........................................., ............................</w:t>
      </w:r>
    </w:p>
    <w:p w14:paraId="6954A64A" w14:textId="77777777" w:rsidR="00AF08E2" w:rsidRDefault="00AF08E2"/>
    <w:sectPr w:rsidR="00AF08E2" w:rsidSect="007C6A3F">
      <w:pgSz w:w="16839" w:h="11907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0000005"/>
    <w:multiLevelType w:val="multilevel"/>
    <w:tmpl w:val="41D61124"/>
    <w:name w:val="WW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02A94B23"/>
    <w:multiLevelType w:val="hybridMultilevel"/>
    <w:tmpl w:val="3A400114"/>
    <w:lvl w:ilvl="0" w:tplc="DCC296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84959"/>
    <w:multiLevelType w:val="hybridMultilevel"/>
    <w:tmpl w:val="8CD0B2DC"/>
    <w:lvl w:ilvl="0" w:tplc="1B804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B1A44"/>
    <w:multiLevelType w:val="hybridMultilevel"/>
    <w:tmpl w:val="E068A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D5948"/>
    <w:multiLevelType w:val="hybridMultilevel"/>
    <w:tmpl w:val="5E08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966FD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DF2C44"/>
    <w:multiLevelType w:val="hybridMultilevel"/>
    <w:tmpl w:val="C368F888"/>
    <w:lvl w:ilvl="0" w:tplc="EB688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12642"/>
    <w:multiLevelType w:val="hybridMultilevel"/>
    <w:tmpl w:val="E03017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10D6210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05CEC"/>
    <w:multiLevelType w:val="hybridMultilevel"/>
    <w:tmpl w:val="EDCA2750"/>
    <w:lvl w:ilvl="0" w:tplc="A2C88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32889"/>
    <w:multiLevelType w:val="hybridMultilevel"/>
    <w:tmpl w:val="FC86275C"/>
    <w:lvl w:ilvl="0" w:tplc="04090011">
      <w:start w:val="1"/>
      <w:numFmt w:val="decimal"/>
      <w:lvlText w:val="%1)"/>
      <w:lvlJc w:val="left"/>
      <w:pPr>
        <w:ind w:left="-4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" w:hanging="360"/>
      </w:pPr>
    </w:lvl>
    <w:lvl w:ilvl="2" w:tplc="0409001B" w:tentative="1">
      <w:start w:val="1"/>
      <w:numFmt w:val="lowerRoman"/>
      <w:lvlText w:val="%3."/>
      <w:lvlJc w:val="right"/>
      <w:pPr>
        <w:ind w:left="1002" w:hanging="180"/>
      </w:pPr>
    </w:lvl>
    <w:lvl w:ilvl="3" w:tplc="0409000F" w:tentative="1">
      <w:start w:val="1"/>
      <w:numFmt w:val="decimal"/>
      <w:lvlText w:val="%4."/>
      <w:lvlJc w:val="left"/>
      <w:pPr>
        <w:ind w:left="1722" w:hanging="360"/>
      </w:pPr>
    </w:lvl>
    <w:lvl w:ilvl="4" w:tplc="04090019" w:tentative="1">
      <w:start w:val="1"/>
      <w:numFmt w:val="lowerLetter"/>
      <w:lvlText w:val="%5."/>
      <w:lvlJc w:val="left"/>
      <w:pPr>
        <w:ind w:left="2442" w:hanging="360"/>
      </w:pPr>
    </w:lvl>
    <w:lvl w:ilvl="5" w:tplc="0409001B" w:tentative="1">
      <w:start w:val="1"/>
      <w:numFmt w:val="lowerRoman"/>
      <w:lvlText w:val="%6."/>
      <w:lvlJc w:val="right"/>
      <w:pPr>
        <w:ind w:left="3162" w:hanging="180"/>
      </w:pPr>
    </w:lvl>
    <w:lvl w:ilvl="6" w:tplc="0409000F" w:tentative="1">
      <w:start w:val="1"/>
      <w:numFmt w:val="decimal"/>
      <w:lvlText w:val="%7."/>
      <w:lvlJc w:val="left"/>
      <w:pPr>
        <w:ind w:left="3882" w:hanging="360"/>
      </w:pPr>
    </w:lvl>
    <w:lvl w:ilvl="7" w:tplc="04090019" w:tentative="1">
      <w:start w:val="1"/>
      <w:numFmt w:val="lowerLetter"/>
      <w:lvlText w:val="%8."/>
      <w:lvlJc w:val="left"/>
      <w:pPr>
        <w:ind w:left="4602" w:hanging="360"/>
      </w:pPr>
    </w:lvl>
    <w:lvl w:ilvl="8" w:tplc="0409001B" w:tentative="1">
      <w:start w:val="1"/>
      <w:numFmt w:val="lowerRoman"/>
      <w:lvlText w:val="%9."/>
      <w:lvlJc w:val="right"/>
      <w:pPr>
        <w:ind w:left="5322" w:hanging="180"/>
      </w:pPr>
    </w:lvl>
  </w:abstractNum>
  <w:abstractNum w:abstractNumId="12" w15:restartNumberingAfterBreak="0">
    <w:nsid w:val="176C4FB1"/>
    <w:multiLevelType w:val="hybridMultilevel"/>
    <w:tmpl w:val="E068A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D1C77"/>
    <w:multiLevelType w:val="hybridMultilevel"/>
    <w:tmpl w:val="D9D20772"/>
    <w:lvl w:ilvl="0" w:tplc="DCC296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F4007E"/>
    <w:multiLevelType w:val="hybridMultilevel"/>
    <w:tmpl w:val="EDCA2750"/>
    <w:lvl w:ilvl="0" w:tplc="A2C88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795C9A"/>
    <w:multiLevelType w:val="hybridMultilevel"/>
    <w:tmpl w:val="6DB072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CAB0A55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5C3248"/>
    <w:multiLevelType w:val="hybridMultilevel"/>
    <w:tmpl w:val="6EE607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06B66AA"/>
    <w:multiLevelType w:val="hybridMultilevel"/>
    <w:tmpl w:val="FFAAE63A"/>
    <w:lvl w:ilvl="0" w:tplc="CE2AB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9652AB"/>
    <w:multiLevelType w:val="hybridMultilevel"/>
    <w:tmpl w:val="24203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D45D6"/>
    <w:multiLevelType w:val="hybridMultilevel"/>
    <w:tmpl w:val="AC4EB9D6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57281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732699"/>
    <w:multiLevelType w:val="hybridMultilevel"/>
    <w:tmpl w:val="C486F43A"/>
    <w:lvl w:ilvl="0" w:tplc="D9425FBE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BC61670"/>
    <w:multiLevelType w:val="hybridMultilevel"/>
    <w:tmpl w:val="1CFEAE0E"/>
    <w:lvl w:ilvl="0" w:tplc="960A8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000864"/>
    <w:multiLevelType w:val="hybridMultilevel"/>
    <w:tmpl w:val="61CC5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8F4426"/>
    <w:multiLevelType w:val="hybridMultilevel"/>
    <w:tmpl w:val="AAF024F2"/>
    <w:lvl w:ilvl="0" w:tplc="2048E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2C3C43"/>
    <w:multiLevelType w:val="hybridMultilevel"/>
    <w:tmpl w:val="579216D0"/>
    <w:lvl w:ilvl="0" w:tplc="24843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D97FD1"/>
    <w:multiLevelType w:val="hybridMultilevel"/>
    <w:tmpl w:val="7616B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28603C"/>
    <w:multiLevelType w:val="hybridMultilevel"/>
    <w:tmpl w:val="8350FEB0"/>
    <w:lvl w:ilvl="0" w:tplc="449C7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262514"/>
    <w:multiLevelType w:val="hybridMultilevel"/>
    <w:tmpl w:val="61CC52F2"/>
    <w:lvl w:ilvl="0" w:tplc="0409000F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30" w15:restartNumberingAfterBreak="0">
    <w:nsid w:val="3A1876F7"/>
    <w:multiLevelType w:val="hybridMultilevel"/>
    <w:tmpl w:val="4ED8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9C4218"/>
    <w:multiLevelType w:val="hybridMultilevel"/>
    <w:tmpl w:val="E068AAD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CF42815"/>
    <w:multiLevelType w:val="hybridMultilevel"/>
    <w:tmpl w:val="E89098A8"/>
    <w:lvl w:ilvl="0" w:tplc="449C7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AC39B1"/>
    <w:multiLevelType w:val="hybridMultilevel"/>
    <w:tmpl w:val="D46CE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3D3931"/>
    <w:multiLevelType w:val="hybridMultilevel"/>
    <w:tmpl w:val="C368F888"/>
    <w:lvl w:ilvl="0" w:tplc="EB688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680D7B"/>
    <w:multiLevelType w:val="hybridMultilevel"/>
    <w:tmpl w:val="15B633EA"/>
    <w:lvl w:ilvl="0" w:tplc="04090011">
      <w:start w:val="1"/>
      <w:numFmt w:val="decimal"/>
      <w:lvlText w:val="%1)"/>
      <w:lvlJc w:val="left"/>
      <w:pPr>
        <w:ind w:left="46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18" w:hanging="360"/>
      </w:pPr>
    </w:lvl>
    <w:lvl w:ilvl="2" w:tplc="0409001B" w:tentative="1">
      <w:start w:val="1"/>
      <w:numFmt w:val="lowerRoman"/>
      <w:lvlText w:val="%3."/>
      <w:lvlJc w:val="right"/>
      <w:pPr>
        <w:ind w:left="6138" w:hanging="180"/>
      </w:pPr>
    </w:lvl>
    <w:lvl w:ilvl="3" w:tplc="0409000F" w:tentative="1">
      <w:start w:val="1"/>
      <w:numFmt w:val="decimal"/>
      <w:lvlText w:val="%4."/>
      <w:lvlJc w:val="left"/>
      <w:pPr>
        <w:ind w:left="6858" w:hanging="360"/>
      </w:pPr>
    </w:lvl>
    <w:lvl w:ilvl="4" w:tplc="04090019" w:tentative="1">
      <w:start w:val="1"/>
      <w:numFmt w:val="lowerLetter"/>
      <w:lvlText w:val="%5."/>
      <w:lvlJc w:val="left"/>
      <w:pPr>
        <w:ind w:left="7578" w:hanging="360"/>
      </w:pPr>
    </w:lvl>
    <w:lvl w:ilvl="5" w:tplc="0409001B" w:tentative="1">
      <w:start w:val="1"/>
      <w:numFmt w:val="lowerRoman"/>
      <w:lvlText w:val="%6."/>
      <w:lvlJc w:val="right"/>
      <w:pPr>
        <w:ind w:left="8298" w:hanging="180"/>
      </w:pPr>
    </w:lvl>
    <w:lvl w:ilvl="6" w:tplc="0409000F" w:tentative="1">
      <w:start w:val="1"/>
      <w:numFmt w:val="decimal"/>
      <w:lvlText w:val="%7."/>
      <w:lvlJc w:val="left"/>
      <w:pPr>
        <w:ind w:left="9018" w:hanging="360"/>
      </w:pPr>
    </w:lvl>
    <w:lvl w:ilvl="7" w:tplc="04090019" w:tentative="1">
      <w:start w:val="1"/>
      <w:numFmt w:val="lowerLetter"/>
      <w:lvlText w:val="%8."/>
      <w:lvlJc w:val="left"/>
      <w:pPr>
        <w:ind w:left="9738" w:hanging="360"/>
      </w:pPr>
    </w:lvl>
    <w:lvl w:ilvl="8" w:tplc="0409001B" w:tentative="1">
      <w:start w:val="1"/>
      <w:numFmt w:val="lowerRoman"/>
      <w:lvlText w:val="%9."/>
      <w:lvlJc w:val="right"/>
      <w:pPr>
        <w:ind w:left="10458" w:hanging="180"/>
      </w:pPr>
    </w:lvl>
  </w:abstractNum>
  <w:abstractNum w:abstractNumId="36" w15:restartNumberingAfterBreak="0">
    <w:nsid w:val="42433F5B"/>
    <w:multiLevelType w:val="hybridMultilevel"/>
    <w:tmpl w:val="8550D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EF7C71"/>
    <w:multiLevelType w:val="hybridMultilevel"/>
    <w:tmpl w:val="19A4F2F4"/>
    <w:lvl w:ilvl="0" w:tplc="39B2D6FC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92C61A8"/>
    <w:multiLevelType w:val="hybridMultilevel"/>
    <w:tmpl w:val="8DB86FDA"/>
    <w:lvl w:ilvl="0" w:tplc="60529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E67D7B"/>
    <w:multiLevelType w:val="hybridMultilevel"/>
    <w:tmpl w:val="AAF024F2"/>
    <w:lvl w:ilvl="0" w:tplc="2048E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F52368"/>
    <w:multiLevelType w:val="hybridMultilevel"/>
    <w:tmpl w:val="F39A2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4C84532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8C0761B"/>
    <w:multiLevelType w:val="hybridMultilevel"/>
    <w:tmpl w:val="71704DFA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9306AFF4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360BAC"/>
    <w:multiLevelType w:val="hybridMultilevel"/>
    <w:tmpl w:val="E1E6D4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FE50E75"/>
    <w:multiLevelType w:val="hybridMultilevel"/>
    <w:tmpl w:val="E068AAD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0240E79"/>
    <w:multiLevelType w:val="hybridMultilevel"/>
    <w:tmpl w:val="B7863D18"/>
    <w:lvl w:ilvl="0" w:tplc="DCC2964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D1F14BF"/>
    <w:multiLevelType w:val="hybridMultilevel"/>
    <w:tmpl w:val="FFAAE63A"/>
    <w:lvl w:ilvl="0" w:tplc="CE2AB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0BCA"/>
    <w:multiLevelType w:val="hybridMultilevel"/>
    <w:tmpl w:val="1CFEAE0E"/>
    <w:lvl w:ilvl="0" w:tplc="960A8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613A14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FD059A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40"/>
  </w:num>
  <w:num w:numId="3">
    <w:abstractNumId w:val="19"/>
  </w:num>
  <w:num w:numId="4">
    <w:abstractNumId w:val="7"/>
  </w:num>
  <w:num w:numId="5">
    <w:abstractNumId w:val="22"/>
  </w:num>
  <w:num w:numId="6">
    <w:abstractNumId w:val="46"/>
  </w:num>
  <w:num w:numId="7">
    <w:abstractNumId w:val="25"/>
  </w:num>
  <w:num w:numId="8">
    <w:abstractNumId w:val="28"/>
  </w:num>
  <w:num w:numId="9">
    <w:abstractNumId w:val="23"/>
  </w:num>
  <w:num w:numId="10">
    <w:abstractNumId w:val="8"/>
  </w:num>
  <w:num w:numId="11">
    <w:abstractNumId w:val="49"/>
  </w:num>
  <w:num w:numId="12">
    <w:abstractNumId w:val="10"/>
  </w:num>
  <w:num w:numId="13">
    <w:abstractNumId w:val="9"/>
  </w:num>
  <w:num w:numId="14">
    <w:abstractNumId w:val="5"/>
  </w:num>
  <w:num w:numId="15">
    <w:abstractNumId w:val="33"/>
  </w:num>
  <w:num w:numId="16">
    <w:abstractNumId w:val="6"/>
  </w:num>
  <w:num w:numId="17">
    <w:abstractNumId w:val="34"/>
  </w:num>
  <w:num w:numId="18">
    <w:abstractNumId w:val="41"/>
  </w:num>
  <w:num w:numId="19">
    <w:abstractNumId w:val="18"/>
  </w:num>
  <w:num w:numId="20">
    <w:abstractNumId w:val="39"/>
  </w:num>
  <w:num w:numId="21">
    <w:abstractNumId w:val="32"/>
  </w:num>
  <w:num w:numId="22">
    <w:abstractNumId w:val="47"/>
  </w:num>
  <w:num w:numId="23">
    <w:abstractNumId w:val="3"/>
  </w:num>
  <w:num w:numId="24">
    <w:abstractNumId w:val="26"/>
  </w:num>
  <w:num w:numId="25">
    <w:abstractNumId w:val="38"/>
  </w:num>
  <w:num w:numId="26">
    <w:abstractNumId w:val="27"/>
  </w:num>
  <w:num w:numId="27">
    <w:abstractNumId w:val="37"/>
  </w:num>
  <w:num w:numId="28">
    <w:abstractNumId w:val="21"/>
  </w:num>
  <w:num w:numId="29">
    <w:abstractNumId w:val="14"/>
  </w:num>
  <w:num w:numId="30">
    <w:abstractNumId w:val="16"/>
  </w:num>
  <w:num w:numId="31">
    <w:abstractNumId w:val="48"/>
  </w:num>
  <w:num w:numId="32">
    <w:abstractNumId w:val="35"/>
  </w:num>
  <w:num w:numId="33">
    <w:abstractNumId w:val="24"/>
  </w:num>
  <w:num w:numId="34">
    <w:abstractNumId w:val="4"/>
  </w:num>
  <w:num w:numId="35">
    <w:abstractNumId w:val="20"/>
  </w:num>
  <w:num w:numId="36">
    <w:abstractNumId w:val="42"/>
  </w:num>
  <w:num w:numId="37">
    <w:abstractNumId w:val="11"/>
  </w:num>
  <w:num w:numId="38">
    <w:abstractNumId w:val="12"/>
  </w:num>
  <w:num w:numId="39">
    <w:abstractNumId w:val="36"/>
  </w:num>
  <w:num w:numId="40">
    <w:abstractNumId w:val="17"/>
  </w:num>
  <w:num w:numId="41">
    <w:abstractNumId w:val="2"/>
  </w:num>
  <w:num w:numId="42">
    <w:abstractNumId w:val="15"/>
  </w:num>
  <w:num w:numId="43">
    <w:abstractNumId w:val="13"/>
  </w:num>
  <w:num w:numId="44">
    <w:abstractNumId w:val="43"/>
  </w:num>
  <w:num w:numId="45">
    <w:abstractNumId w:val="45"/>
  </w:num>
  <w:num w:numId="46">
    <w:abstractNumId w:val="29"/>
  </w:num>
  <w:num w:numId="47">
    <w:abstractNumId w:val="31"/>
  </w:num>
  <w:num w:numId="48">
    <w:abstractNumId w:val="4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CA"/>
    <w:rsid w:val="00036FE3"/>
    <w:rsid w:val="000466A0"/>
    <w:rsid w:val="000B14CA"/>
    <w:rsid w:val="000C61EE"/>
    <w:rsid w:val="00101965"/>
    <w:rsid w:val="001258A8"/>
    <w:rsid w:val="001E3D3A"/>
    <w:rsid w:val="001E5E87"/>
    <w:rsid w:val="00266849"/>
    <w:rsid w:val="002F7210"/>
    <w:rsid w:val="00361A0E"/>
    <w:rsid w:val="003A3B05"/>
    <w:rsid w:val="003F6BAC"/>
    <w:rsid w:val="00432EB5"/>
    <w:rsid w:val="004A259F"/>
    <w:rsid w:val="004B09F2"/>
    <w:rsid w:val="004B4025"/>
    <w:rsid w:val="004E2D95"/>
    <w:rsid w:val="00505374"/>
    <w:rsid w:val="00507A83"/>
    <w:rsid w:val="00546F8B"/>
    <w:rsid w:val="00556AE2"/>
    <w:rsid w:val="005A37CF"/>
    <w:rsid w:val="005B50CB"/>
    <w:rsid w:val="006F57FF"/>
    <w:rsid w:val="00716BAD"/>
    <w:rsid w:val="0075607E"/>
    <w:rsid w:val="007641CE"/>
    <w:rsid w:val="00770365"/>
    <w:rsid w:val="007C6A3F"/>
    <w:rsid w:val="00800DC2"/>
    <w:rsid w:val="0081783C"/>
    <w:rsid w:val="00820043"/>
    <w:rsid w:val="0095684A"/>
    <w:rsid w:val="00976D7E"/>
    <w:rsid w:val="009E5208"/>
    <w:rsid w:val="00AE3E4E"/>
    <w:rsid w:val="00AF08E2"/>
    <w:rsid w:val="00AF29EF"/>
    <w:rsid w:val="00AF6F6E"/>
    <w:rsid w:val="00B5157A"/>
    <w:rsid w:val="00B57DD9"/>
    <w:rsid w:val="00B60B08"/>
    <w:rsid w:val="00BA20A9"/>
    <w:rsid w:val="00C059DC"/>
    <w:rsid w:val="00C52AAE"/>
    <w:rsid w:val="00CD1CB6"/>
    <w:rsid w:val="00D11295"/>
    <w:rsid w:val="00D36BFA"/>
    <w:rsid w:val="00D37B9F"/>
    <w:rsid w:val="00DD7A49"/>
    <w:rsid w:val="00E10902"/>
    <w:rsid w:val="00E25CB2"/>
    <w:rsid w:val="00E87647"/>
    <w:rsid w:val="00EB557E"/>
    <w:rsid w:val="00F054C5"/>
    <w:rsid w:val="00F25888"/>
    <w:rsid w:val="00F65981"/>
    <w:rsid w:val="00FA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EF59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CA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4CA"/>
    <w:pPr>
      <w:ind w:left="720"/>
      <w:contextualSpacing/>
    </w:pPr>
  </w:style>
  <w:style w:type="character" w:customStyle="1" w:styleId="ListLabel1">
    <w:name w:val="ListLabel 1"/>
    <w:rsid w:val="00432EB5"/>
    <w:rPr>
      <w:rFonts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EB5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EB5"/>
    <w:rPr>
      <w:rFonts w:ascii="Times New Roman" w:eastAsia="Calibri" w:hAnsi="Times New Roman" w:cs="Times New Roman"/>
      <w:sz w:val="18"/>
      <w:szCs w:val="18"/>
      <w:lang w:val="id-ID"/>
    </w:rPr>
  </w:style>
  <w:style w:type="paragraph" w:styleId="NoSpacing">
    <w:name w:val="No Spacing"/>
    <w:uiPriority w:val="1"/>
    <w:qFormat/>
    <w:rsid w:val="00AF29E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Hengki</dc:creator>
  <cp:lastModifiedBy>wildan firdaus</cp:lastModifiedBy>
  <cp:revision>2</cp:revision>
  <dcterms:created xsi:type="dcterms:W3CDTF">2018-10-17T09:00:00Z</dcterms:created>
  <dcterms:modified xsi:type="dcterms:W3CDTF">2018-10-17T09:00:00Z</dcterms:modified>
</cp:coreProperties>
</file>